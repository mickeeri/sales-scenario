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568799" w14:textId="77777777" w:rsidR="005D46E4" w:rsidRPr="00D272A1" w:rsidRDefault="005D46E4" w:rsidP="00F87DAE">
      <w:pPr>
        <w:pStyle w:val="body"/>
        <w:rPr>
          <w:lang w:val="sv-SE"/>
        </w:rPr>
      </w:pPr>
    </w:p>
    <w:p w14:paraId="7256879A" w14:textId="77777777" w:rsidR="005D46E4" w:rsidRPr="00D272A1" w:rsidRDefault="005D46E4" w:rsidP="00F87DAE">
      <w:pPr>
        <w:pStyle w:val="body"/>
        <w:rPr>
          <w:lang w:val="sv-SE"/>
        </w:rPr>
      </w:pPr>
    </w:p>
    <w:p w14:paraId="7256879B" w14:textId="77777777" w:rsidR="005D46E4" w:rsidRPr="00D272A1" w:rsidRDefault="005D46E4" w:rsidP="00F87DAE">
      <w:pPr>
        <w:pStyle w:val="body"/>
        <w:rPr>
          <w:lang w:val="sv-SE"/>
        </w:rPr>
      </w:pPr>
    </w:p>
    <w:p w14:paraId="7256879C" w14:textId="77777777" w:rsidR="003D236E" w:rsidRPr="00D272A1" w:rsidRDefault="00F10911" w:rsidP="00B43951">
      <w:pPr>
        <w:pStyle w:val="body"/>
        <w:spacing w:line="360" w:lineRule="auto"/>
        <w:ind w:left="0"/>
        <w:jc w:val="right"/>
        <w:rPr>
          <w:sz w:val="28"/>
          <w:szCs w:val="28"/>
          <w:lang w:val="sv-SE"/>
        </w:rPr>
      </w:pPr>
      <w:r>
        <w:rPr>
          <w:sz w:val="28"/>
          <w:szCs w:val="28"/>
          <w:lang w:val="sv-SE"/>
        </w:rPr>
        <w:tab/>
      </w:r>
      <w:r>
        <w:rPr>
          <w:sz w:val="28"/>
          <w:szCs w:val="28"/>
          <w:lang w:val="sv-SE"/>
        </w:rPr>
        <w:tab/>
      </w:r>
      <w:r>
        <w:rPr>
          <w:noProof/>
          <w:sz w:val="28"/>
          <w:szCs w:val="28"/>
          <w:lang w:val="sv-SE" w:bidi="ar-SA"/>
        </w:rPr>
        <w:drawing>
          <wp:inline distT="0" distB="0" distL="0" distR="0" wp14:anchorId="725687D5" wp14:editId="725687D6">
            <wp:extent cx="1204354" cy="377889"/>
            <wp:effectExtent l="19050" t="0" r="0" b="0"/>
            <wp:docPr id="2" name="Picture 1" descr="crm competence 4f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 competence 4f_high.jpg"/>
                    <pic:cNvPicPr/>
                  </pic:nvPicPr>
                  <pic:blipFill>
                    <a:blip r:embed="rId11" cstate="print"/>
                    <a:stretch>
                      <a:fillRect/>
                    </a:stretch>
                  </pic:blipFill>
                  <pic:spPr>
                    <a:xfrm>
                      <a:off x="0" y="0"/>
                      <a:ext cx="1206264" cy="378488"/>
                    </a:xfrm>
                    <a:prstGeom prst="rect">
                      <a:avLst/>
                    </a:prstGeom>
                  </pic:spPr>
                </pic:pic>
              </a:graphicData>
            </a:graphic>
          </wp:inline>
        </w:drawing>
      </w:r>
    </w:p>
    <w:p w14:paraId="7256879D" w14:textId="77777777" w:rsidR="003D236E" w:rsidRPr="00D272A1" w:rsidRDefault="003D236E" w:rsidP="003D236E">
      <w:pPr>
        <w:pStyle w:val="body"/>
        <w:spacing w:line="360" w:lineRule="auto"/>
        <w:jc w:val="right"/>
        <w:rPr>
          <w:sz w:val="28"/>
          <w:szCs w:val="28"/>
          <w:lang w:val="sv-SE"/>
        </w:rPr>
      </w:pPr>
    </w:p>
    <w:p w14:paraId="7256879E" w14:textId="77777777" w:rsidR="003D236E" w:rsidRPr="00D272A1" w:rsidRDefault="003D236E" w:rsidP="003D236E">
      <w:pPr>
        <w:pStyle w:val="body"/>
        <w:spacing w:line="360" w:lineRule="auto"/>
        <w:jc w:val="right"/>
        <w:rPr>
          <w:sz w:val="28"/>
          <w:szCs w:val="28"/>
          <w:lang w:val="sv-SE"/>
        </w:rPr>
      </w:pPr>
    </w:p>
    <w:p w14:paraId="7256879F" w14:textId="77777777" w:rsidR="003D236E" w:rsidRPr="00D272A1" w:rsidRDefault="003D236E" w:rsidP="003D236E">
      <w:pPr>
        <w:pStyle w:val="body"/>
        <w:spacing w:line="360" w:lineRule="auto"/>
        <w:jc w:val="right"/>
        <w:rPr>
          <w:sz w:val="28"/>
          <w:szCs w:val="28"/>
          <w:lang w:val="sv-SE"/>
        </w:rPr>
      </w:pPr>
    </w:p>
    <w:p w14:paraId="725687A0" w14:textId="77777777" w:rsidR="003D236E" w:rsidRPr="00D272A1" w:rsidRDefault="003D236E" w:rsidP="003D236E">
      <w:pPr>
        <w:pStyle w:val="body"/>
        <w:spacing w:line="360" w:lineRule="auto"/>
        <w:jc w:val="right"/>
        <w:rPr>
          <w:sz w:val="28"/>
          <w:szCs w:val="28"/>
          <w:lang w:val="sv-SE"/>
        </w:rPr>
      </w:pPr>
    </w:p>
    <w:p w14:paraId="725687A1" w14:textId="6BA55E59" w:rsidR="00AC691A" w:rsidRPr="00697BF7" w:rsidRDefault="009674E1" w:rsidP="003D236E">
      <w:pPr>
        <w:pStyle w:val="body"/>
        <w:spacing w:line="360" w:lineRule="auto"/>
        <w:jc w:val="right"/>
        <w:rPr>
          <w:sz w:val="28"/>
          <w:szCs w:val="28"/>
          <w:lang w:val="sv-SE"/>
        </w:rPr>
      </w:pPr>
      <w:proofErr w:type="spellStart"/>
      <w:r>
        <w:rPr>
          <w:sz w:val="28"/>
          <w:szCs w:val="28"/>
          <w:lang w:val="sv-SE"/>
        </w:rPr>
        <w:t>Sales</w:t>
      </w:r>
      <w:proofErr w:type="spellEnd"/>
      <w:r>
        <w:rPr>
          <w:sz w:val="28"/>
          <w:szCs w:val="28"/>
          <w:lang w:val="sv-SE"/>
        </w:rPr>
        <w:t xml:space="preserve"> Scenario</w:t>
      </w:r>
    </w:p>
    <w:p w14:paraId="725687A2" w14:textId="16778AC4" w:rsidR="00974197" w:rsidRDefault="009674E1" w:rsidP="003D236E">
      <w:pPr>
        <w:pStyle w:val="body"/>
        <w:spacing w:line="360" w:lineRule="auto"/>
        <w:jc w:val="right"/>
        <w:rPr>
          <w:b/>
          <w:sz w:val="44"/>
          <w:szCs w:val="44"/>
          <w:lang w:val="sv-SE"/>
        </w:rPr>
      </w:pPr>
      <w:r>
        <w:rPr>
          <w:b/>
          <w:sz w:val="44"/>
          <w:szCs w:val="44"/>
          <w:lang w:val="sv-SE"/>
        </w:rPr>
        <w:t>Kravspecifikation</w:t>
      </w:r>
    </w:p>
    <w:p w14:paraId="031338CE" w14:textId="300FB0B4" w:rsidR="009674E1" w:rsidRDefault="009674E1" w:rsidP="003D236E">
      <w:pPr>
        <w:pStyle w:val="body"/>
        <w:spacing w:line="360" w:lineRule="auto"/>
        <w:jc w:val="right"/>
        <w:rPr>
          <w:b/>
          <w:sz w:val="44"/>
          <w:szCs w:val="44"/>
          <w:lang w:val="sv-SE"/>
        </w:rPr>
      </w:pPr>
      <w:r>
        <w:rPr>
          <w:b/>
          <w:sz w:val="44"/>
          <w:szCs w:val="44"/>
          <w:lang w:val="sv-SE"/>
        </w:rPr>
        <w:t>Web</w:t>
      </w:r>
      <w:r w:rsidR="00AC0659">
        <w:rPr>
          <w:b/>
          <w:sz w:val="44"/>
          <w:szCs w:val="44"/>
          <w:lang w:val="sv-SE"/>
        </w:rPr>
        <w:t>b</w:t>
      </w:r>
      <w:r>
        <w:rPr>
          <w:b/>
          <w:sz w:val="44"/>
          <w:szCs w:val="44"/>
          <w:lang w:val="sv-SE"/>
        </w:rPr>
        <w:t>lösning</w:t>
      </w:r>
    </w:p>
    <w:p w14:paraId="725687A3" w14:textId="5D582575" w:rsidR="005D46E4" w:rsidRPr="00D272A1" w:rsidRDefault="001862BB" w:rsidP="003D236E">
      <w:pPr>
        <w:pStyle w:val="body"/>
        <w:spacing w:line="360" w:lineRule="auto"/>
        <w:jc w:val="right"/>
        <w:rPr>
          <w:sz w:val="28"/>
          <w:szCs w:val="28"/>
          <w:lang w:val="sv-SE"/>
        </w:rPr>
      </w:pPr>
      <w:r>
        <w:rPr>
          <w:sz w:val="28"/>
          <w:szCs w:val="28"/>
          <w:lang w:val="sv-SE"/>
        </w:rPr>
        <w:t>2016-01-20</w:t>
      </w:r>
      <w:r w:rsidR="001C77E7">
        <w:rPr>
          <w:sz w:val="28"/>
          <w:szCs w:val="28"/>
          <w:lang w:val="sv-SE"/>
        </w:rPr>
        <w:t xml:space="preserve"> </w:t>
      </w:r>
      <w:r w:rsidR="009B76D7">
        <w:rPr>
          <w:sz w:val="28"/>
          <w:szCs w:val="28"/>
          <w:lang w:val="sv-SE"/>
        </w:rPr>
        <w:t>(</w:t>
      </w:r>
      <w:r w:rsidR="00794846">
        <w:rPr>
          <w:sz w:val="28"/>
          <w:szCs w:val="28"/>
          <w:lang w:val="sv-SE"/>
        </w:rPr>
        <w:t>v0.</w:t>
      </w:r>
      <w:r>
        <w:rPr>
          <w:sz w:val="28"/>
          <w:szCs w:val="28"/>
          <w:lang w:val="sv-SE"/>
        </w:rPr>
        <w:t>2</w:t>
      </w:r>
      <w:r w:rsidR="009B76D7">
        <w:rPr>
          <w:sz w:val="28"/>
          <w:szCs w:val="28"/>
          <w:lang w:val="sv-SE"/>
        </w:rPr>
        <w:t>)</w:t>
      </w:r>
    </w:p>
    <w:p w14:paraId="725687A4" w14:textId="77777777" w:rsidR="005D46E4" w:rsidRPr="00D272A1" w:rsidRDefault="005D46E4" w:rsidP="003D236E">
      <w:pPr>
        <w:spacing w:line="360" w:lineRule="auto"/>
        <w:rPr>
          <w:lang w:val="sv-SE"/>
        </w:rPr>
      </w:pPr>
    </w:p>
    <w:p w14:paraId="725687A7" w14:textId="77777777" w:rsidR="00FB5572" w:rsidRDefault="00FB5572" w:rsidP="00F87DAE">
      <w:pPr>
        <w:rPr>
          <w:lang w:val="sv-SE"/>
        </w:rPr>
      </w:pPr>
      <w:bookmarkStart w:id="0" w:name="_Toc26258496"/>
    </w:p>
    <w:p w14:paraId="09F51059" w14:textId="77777777" w:rsidR="009674E1" w:rsidRDefault="009674E1" w:rsidP="00F87DAE">
      <w:pPr>
        <w:rPr>
          <w:lang w:val="sv-SE"/>
        </w:rPr>
      </w:pPr>
    </w:p>
    <w:p w14:paraId="1980DE62" w14:textId="77777777" w:rsidR="009674E1" w:rsidRDefault="009674E1" w:rsidP="00F87DAE">
      <w:pPr>
        <w:rPr>
          <w:lang w:val="sv-SE"/>
        </w:rPr>
      </w:pPr>
    </w:p>
    <w:p w14:paraId="02A7512A" w14:textId="77777777" w:rsidR="009674E1" w:rsidRDefault="009674E1" w:rsidP="00F87DAE">
      <w:pPr>
        <w:rPr>
          <w:lang w:val="sv-SE"/>
        </w:rPr>
      </w:pPr>
    </w:p>
    <w:p w14:paraId="67E17AF1" w14:textId="77777777" w:rsidR="009674E1" w:rsidRDefault="009674E1" w:rsidP="00F87DAE">
      <w:pPr>
        <w:rPr>
          <w:lang w:val="sv-SE"/>
        </w:rPr>
      </w:pPr>
    </w:p>
    <w:p w14:paraId="503662B8" w14:textId="77777777" w:rsidR="009674E1" w:rsidRPr="00D272A1" w:rsidRDefault="009674E1" w:rsidP="00F87DAE">
      <w:pPr>
        <w:rPr>
          <w:lang w:val="sv-SE"/>
        </w:rPr>
      </w:pPr>
    </w:p>
    <w:p w14:paraId="725687A8" w14:textId="77777777" w:rsidR="005D46E4" w:rsidRPr="00D272A1" w:rsidRDefault="00C80477" w:rsidP="00F87DAE">
      <w:pPr>
        <w:rPr>
          <w:i/>
          <w:lang w:val="sv-SE"/>
        </w:rPr>
      </w:pPr>
      <w:r w:rsidRPr="00D272A1">
        <w:rPr>
          <w:i/>
          <w:lang w:val="sv-SE"/>
        </w:rPr>
        <w:t>Utförd av</w:t>
      </w:r>
      <w:r w:rsidR="005D46E4" w:rsidRPr="00D272A1">
        <w:rPr>
          <w:i/>
          <w:lang w:val="sv-SE"/>
        </w:rPr>
        <w:t xml:space="preserve">: </w:t>
      </w:r>
    </w:p>
    <w:p w14:paraId="725687A9" w14:textId="694646EF" w:rsidR="005D46E4" w:rsidRPr="003A06A7" w:rsidRDefault="00A1273E" w:rsidP="00F87DAE">
      <w:r w:rsidRPr="003A06A7">
        <w:t>Rebecca Sebernby</w:t>
      </w:r>
      <w:r w:rsidR="007C518E" w:rsidRPr="003A06A7">
        <w:t xml:space="preserve">, </w:t>
      </w:r>
      <w:r w:rsidR="003A06A7">
        <w:t>CRM Competence Industry Solutions</w:t>
      </w:r>
      <w:r w:rsidR="009B390F" w:rsidRPr="003A06A7">
        <w:t xml:space="preserve"> AB</w:t>
      </w:r>
    </w:p>
    <w:p w14:paraId="725687AA" w14:textId="77777777" w:rsidR="00486A30" w:rsidRPr="003A06A7" w:rsidRDefault="00486A30" w:rsidP="00F87DAE"/>
    <w:p w14:paraId="725687AB" w14:textId="77777777" w:rsidR="007C518E" w:rsidRPr="003A06A7" w:rsidRDefault="007C518E" w:rsidP="00F87DAE"/>
    <w:p w14:paraId="725687AC" w14:textId="7A534A9F" w:rsidR="00FB5572" w:rsidRPr="003A06A7" w:rsidRDefault="00FB5572">
      <w:bookmarkStart w:id="1" w:name="_Toc57624521"/>
      <w:bookmarkEnd w:id="0"/>
      <w:r w:rsidRPr="003A06A7">
        <w:rPr>
          <w:b/>
          <w:bCs/>
          <w:caps/>
        </w:rPr>
        <w:br w:type="page"/>
      </w:r>
    </w:p>
    <w:sdt>
      <w:sdtPr>
        <w:rPr>
          <w:b w:val="0"/>
          <w:bCs w:val="0"/>
          <w:caps w:val="0"/>
          <w:color w:val="auto"/>
          <w:spacing w:val="0"/>
          <w:sz w:val="20"/>
          <w:szCs w:val="20"/>
        </w:rPr>
        <w:id w:val="27570416"/>
        <w:docPartObj>
          <w:docPartGallery w:val="Table of Contents"/>
          <w:docPartUnique/>
        </w:docPartObj>
      </w:sdtPr>
      <w:sdtEndPr/>
      <w:sdtContent>
        <w:p w14:paraId="725687AD" w14:textId="77777777" w:rsidR="003E4506" w:rsidRPr="00A1273E" w:rsidRDefault="003E4506">
          <w:pPr>
            <w:pStyle w:val="Innehllsfrteckningsrubrik"/>
          </w:pPr>
          <w:r w:rsidRPr="00A1273E">
            <w:t>Innehåll</w:t>
          </w:r>
        </w:p>
        <w:p w14:paraId="44EE26BE" w14:textId="77777777" w:rsidR="006D7DB1" w:rsidRDefault="00245245">
          <w:pPr>
            <w:pStyle w:val="Innehll1"/>
            <w:tabs>
              <w:tab w:val="right" w:leader="dot" w:pos="8497"/>
            </w:tabs>
            <w:rPr>
              <w:noProof/>
              <w:sz w:val="22"/>
              <w:szCs w:val="22"/>
              <w:lang w:val="sv-SE" w:eastAsia="sv-SE" w:bidi="ar-SA"/>
            </w:rPr>
          </w:pPr>
          <w:r>
            <w:fldChar w:fldCharType="begin"/>
          </w:r>
          <w:r w:rsidR="003E4506">
            <w:instrText xml:space="preserve"> TOC \o "1-3" \h \z \u </w:instrText>
          </w:r>
          <w:r>
            <w:fldChar w:fldCharType="separate"/>
          </w:r>
          <w:hyperlink w:anchor="_Toc441046511" w:history="1">
            <w:r w:rsidR="006D7DB1" w:rsidRPr="000719F8">
              <w:rPr>
                <w:rStyle w:val="Hyperlnk"/>
                <w:noProof/>
                <w:lang w:val="sv-SE"/>
              </w:rPr>
              <w:t>Inledning</w:t>
            </w:r>
            <w:r w:rsidR="006D7DB1">
              <w:rPr>
                <w:noProof/>
                <w:webHidden/>
              </w:rPr>
              <w:tab/>
            </w:r>
            <w:r w:rsidR="006D7DB1">
              <w:rPr>
                <w:noProof/>
                <w:webHidden/>
              </w:rPr>
              <w:fldChar w:fldCharType="begin"/>
            </w:r>
            <w:r w:rsidR="006D7DB1">
              <w:rPr>
                <w:noProof/>
                <w:webHidden/>
              </w:rPr>
              <w:instrText xml:space="preserve"> PAGEREF _Toc441046511 \h </w:instrText>
            </w:r>
            <w:r w:rsidR="006D7DB1">
              <w:rPr>
                <w:noProof/>
                <w:webHidden/>
              </w:rPr>
            </w:r>
            <w:r w:rsidR="006D7DB1">
              <w:rPr>
                <w:noProof/>
                <w:webHidden/>
              </w:rPr>
              <w:fldChar w:fldCharType="separate"/>
            </w:r>
            <w:r w:rsidR="006D7DB1">
              <w:rPr>
                <w:noProof/>
                <w:webHidden/>
              </w:rPr>
              <w:t>3</w:t>
            </w:r>
            <w:r w:rsidR="006D7DB1">
              <w:rPr>
                <w:noProof/>
                <w:webHidden/>
              </w:rPr>
              <w:fldChar w:fldCharType="end"/>
            </w:r>
          </w:hyperlink>
        </w:p>
        <w:p w14:paraId="7F512B6C" w14:textId="77777777" w:rsidR="006D7DB1" w:rsidRDefault="006D7DB1">
          <w:pPr>
            <w:pStyle w:val="Innehll1"/>
            <w:tabs>
              <w:tab w:val="right" w:leader="dot" w:pos="8497"/>
            </w:tabs>
            <w:rPr>
              <w:noProof/>
              <w:sz w:val="22"/>
              <w:szCs w:val="22"/>
              <w:lang w:val="sv-SE" w:eastAsia="sv-SE" w:bidi="ar-SA"/>
            </w:rPr>
          </w:pPr>
          <w:hyperlink w:anchor="_Toc441046512" w:history="1">
            <w:r w:rsidRPr="000719F8">
              <w:rPr>
                <w:rStyle w:val="Hyperlnk"/>
                <w:noProof/>
                <w:lang w:val="sv-SE"/>
              </w:rPr>
              <w:t>Arkitektur</w:t>
            </w:r>
            <w:r>
              <w:rPr>
                <w:noProof/>
                <w:webHidden/>
              </w:rPr>
              <w:tab/>
            </w:r>
            <w:r>
              <w:rPr>
                <w:noProof/>
                <w:webHidden/>
              </w:rPr>
              <w:fldChar w:fldCharType="begin"/>
            </w:r>
            <w:r>
              <w:rPr>
                <w:noProof/>
                <w:webHidden/>
              </w:rPr>
              <w:instrText xml:space="preserve"> PAGEREF _Toc441046512 \h </w:instrText>
            </w:r>
            <w:r>
              <w:rPr>
                <w:noProof/>
                <w:webHidden/>
              </w:rPr>
            </w:r>
            <w:r>
              <w:rPr>
                <w:noProof/>
                <w:webHidden/>
              </w:rPr>
              <w:fldChar w:fldCharType="separate"/>
            </w:r>
            <w:r>
              <w:rPr>
                <w:noProof/>
                <w:webHidden/>
              </w:rPr>
              <w:t>4</w:t>
            </w:r>
            <w:r>
              <w:rPr>
                <w:noProof/>
                <w:webHidden/>
              </w:rPr>
              <w:fldChar w:fldCharType="end"/>
            </w:r>
          </w:hyperlink>
        </w:p>
        <w:p w14:paraId="67FBDDB8" w14:textId="77777777" w:rsidR="006D7DB1" w:rsidRDefault="006D7DB1">
          <w:pPr>
            <w:pStyle w:val="Innehll1"/>
            <w:tabs>
              <w:tab w:val="right" w:leader="dot" w:pos="8497"/>
            </w:tabs>
            <w:rPr>
              <w:noProof/>
              <w:sz w:val="22"/>
              <w:szCs w:val="22"/>
              <w:lang w:val="sv-SE" w:eastAsia="sv-SE" w:bidi="ar-SA"/>
            </w:rPr>
          </w:pPr>
          <w:hyperlink w:anchor="_Toc441046513" w:history="1">
            <w:r w:rsidRPr="000719F8">
              <w:rPr>
                <w:rStyle w:val="Hyperlnk"/>
                <w:noProof/>
                <w:lang w:val="sv-SE"/>
              </w:rPr>
              <w:t>Befintlig funkationalitet</w:t>
            </w:r>
            <w:r>
              <w:rPr>
                <w:noProof/>
                <w:webHidden/>
              </w:rPr>
              <w:tab/>
            </w:r>
            <w:r>
              <w:rPr>
                <w:noProof/>
                <w:webHidden/>
              </w:rPr>
              <w:fldChar w:fldCharType="begin"/>
            </w:r>
            <w:r>
              <w:rPr>
                <w:noProof/>
                <w:webHidden/>
              </w:rPr>
              <w:instrText xml:space="preserve"> PAGEREF _Toc441046513 \h </w:instrText>
            </w:r>
            <w:r>
              <w:rPr>
                <w:noProof/>
                <w:webHidden/>
              </w:rPr>
            </w:r>
            <w:r>
              <w:rPr>
                <w:noProof/>
                <w:webHidden/>
              </w:rPr>
              <w:fldChar w:fldCharType="separate"/>
            </w:r>
            <w:r>
              <w:rPr>
                <w:noProof/>
                <w:webHidden/>
              </w:rPr>
              <w:t>4</w:t>
            </w:r>
            <w:r>
              <w:rPr>
                <w:noProof/>
                <w:webHidden/>
              </w:rPr>
              <w:fldChar w:fldCharType="end"/>
            </w:r>
          </w:hyperlink>
        </w:p>
        <w:p w14:paraId="4475D60D" w14:textId="77777777" w:rsidR="006D7DB1" w:rsidRDefault="006D7DB1">
          <w:pPr>
            <w:pStyle w:val="Innehll1"/>
            <w:tabs>
              <w:tab w:val="right" w:leader="dot" w:pos="8497"/>
            </w:tabs>
            <w:rPr>
              <w:noProof/>
              <w:sz w:val="22"/>
              <w:szCs w:val="22"/>
              <w:lang w:val="sv-SE" w:eastAsia="sv-SE" w:bidi="ar-SA"/>
            </w:rPr>
          </w:pPr>
          <w:hyperlink w:anchor="_Toc441046514" w:history="1">
            <w:r w:rsidRPr="000719F8">
              <w:rPr>
                <w:rStyle w:val="Hyperlnk"/>
                <w:noProof/>
                <w:lang w:val="sv-SE"/>
              </w:rPr>
              <w:t>Krav för webbaserad lösning</w:t>
            </w:r>
            <w:r>
              <w:rPr>
                <w:noProof/>
                <w:webHidden/>
              </w:rPr>
              <w:tab/>
            </w:r>
            <w:r>
              <w:rPr>
                <w:noProof/>
                <w:webHidden/>
              </w:rPr>
              <w:fldChar w:fldCharType="begin"/>
            </w:r>
            <w:r>
              <w:rPr>
                <w:noProof/>
                <w:webHidden/>
              </w:rPr>
              <w:instrText xml:space="preserve"> PAGEREF _Toc441046514 \h </w:instrText>
            </w:r>
            <w:r>
              <w:rPr>
                <w:noProof/>
                <w:webHidden/>
              </w:rPr>
            </w:r>
            <w:r>
              <w:rPr>
                <w:noProof/>
                <w:webHidden/>
              </w:rPr>
              <w:fldChar w:fldCharType="separate"/>
            </w:r>
            <w:r>
              <w:rPr>
                <w:noProof/>
                <w:webHidden/>
              </w:rPr>
              <w:t>7</w:t>
            </w:r>
            <w:r>
              <w:rPr>
                <w:noProof/>
                <w:webHidden/>
              </w:rPr>
              <w:fldChar w:fldCharType="end"/>
            </w:r>
          </w:hyperlink>
        </w:p>
        <w:p w14:paraId="77A19460" w14:textId="77777777" w:rsidR="006D7DB1" w:rsidRDefault="006D7DB1">
          <w:pPr>
            <w:pStyle w:val="Innehll1"/>
            <w:tabs>
              <w:tab w:val="right" w:leader="dot" w:pos="8497"/>
            </w:tabs>
            <w:rPr>
              <w:noProof/>
              <w:sz w:val="22"/>
              <w:szCs w:val="22"/>
              <w:lang w:val="sv-SE" w:eastAsia="sv-SE" w:bidi="ar-SA"/>
            </w:rPr>
          </w:pPr>
          <w:hyperlink w:anchor="_Toc441046515" w:history="1">
            <w:r w:rsidRPr="000719F8">
              <w:rPr>
                <w:rStyle w:val="Hyperlnk"/>
                <w:noProof/>
                <w:lang w:val="sv-SE"/>
              </w:rPr>
              <w:t>Framtida funktionalitet</w:t>
            </w:r>
            <w:r>
              <w:rPr>
                <w:noProof/>
                <w:webHidden/>
              </w:rPr>
              <w:tab/>
            </w:r>
            <w:r>
              <w:rPr>
                <w:noProof/>
                <w:webHidden/>
              </w:rPr>
              <w:fldChar w:fldCharType="begin"/>
            </w:r>
            <w:r>
              <w:rPr>
                <w:noProof/>
                <w:webHidden/>
              </w:rPr>
              <w:instrText xml:space="preserve"> PAGEREF _Toc441046515 \h </w:instrText>
            </w:r>
            <w:r>
              <w:rPr>
                <w:noProof/>
                <w:webHidden/>
              </w:rPr>
            </w:r>
            <w:r>
              <w:rPr>
                <w:noProof/>
                <w:webHidden/>
              </w:rPr>
              <w:fldChar w:fldCharType="separate"/>
            </w:r>
            <w:r>
              <w:rPr>
                <w:noProof/>
                <w:webHidden/>
              </w:rPr>
              <w:t>11</w:t>
            </w:r>
            <w:r>
              <w:rPr>
                <w:noProof/>
                <w:webHidden/>
              </w:rPr>
              <w:fldChar w:fldCharType="end"/>
            </w:r>
          </w:hyperlink>
        </w:p>
        <w:p w14:paraId="0CC6170C" w14:textId="77777777" w:rsidR="006D7DB1" w:rsidRDefault="006D7DB1">
          <w:pPr>
            <w:pStyle w:val="Innehll1"/>
            <w:tabs>
              <w:tab w:val="right" w:leader="dot" w:pos="8497"/>
            </w:tabs>
            <w:rPr>
              <w:noProof/>
              <w:sz w:val="22"/>
              <w:szCs w:val="22"/>
              <w:lang w:val="sv-SE" w:eastAsia="sv-SE" w:bidi="ar-SA"/>
            </w:rPr>
          </w:pPr>
          <w:hyperlink w:anchor="_Toc441046516" w:history="1">
            <w:r w:rsidRPr="000719F8">
              <w:rPr>
                <w:rStyle w:val="Hyperlnk"/>
                <w:noProof/>
                <w:lang w:val="sv-SE"/>
              </w:rPr>
              <w:t>Kontaktpersoner</w:t>
            </w:r>
            <w:r>
              <w:rPr>
                <w:noProof/>
                <w:webHidden/>
              </w:rPr>
              <w:tab/>
            </w:r>
            <w:r>
              <w:rPr>
                <w:noProof/>
                <w:webHidden/>
              </w:rPr>
              <w:fldChar w:fldCharType="begin"/>
            </w:r>
            <w:r>
              <w:rPr>
                <w:noProof/>
                <w:webHidden/>
              </w:rPr>
              <w:instrText xml:space="preserve"> PAGEREF _Toc441046516 \h </w:instrText>
            </w:r>
            <w:r>
              <w:rPr>
                <w:noProof/>
                <w:webHidden/>
              </w:rPr>
            </w:r>
            <w:r>
              <w:rPr>
                <w:noProof/>
                <w:webHidden/>
              </w:rPr>
              <w:fldChar w:fldCharType="separate"/>
            </w:r>
            <w:r>
              <w:rPr>
                <w:noProof/>
                <w:webHidden/>
              </w:rPr>
              <w:t>14</w:t>
            </w:r>
            <w:r>
              <w:rPr>
                <w:noProof/>
                <w:webHidden/>
              </w:rPr>
              <w:fldChar w:fldCharType="end"/>
            </w:r>
          </w:hyperlink>
        </w:p>
        <w:p w14:paraId="725687B5" w14:textId="7FD5709B" w:rsidR="003E4506" w:rsidRDefault="00245245">
          <w:r>
            <w:fldChar w:fldCharType="end"/>
          </w:r>
        </w:p>
      </w:sdtContent>
    </w:sdt>
    <w:p w14:paraId="725687B6" w14:textId="1B641EC9" w:rsidR="00500DAC" w:rsidRDefault="00500DAC">
      <w:pPr>
        <w:rPr>
          <w:lang w:val="sv-SE"/>
        </w:rPr>
      </w:pPr>
      <w:r>
        <w:rPr>
          <w:lang w:val="sv-SE"/>
        </w:rPr>
        <w:br w:type="page"/>
      </w:r>
    </w:p>
    <w:p w14:paraId="1569A0FF" w14:textId="19505088" w:rsidR="00342135" w:rsidRDefault="00B81A9B" w:rsidP="00A2445C">
      <w:pPr>
        <w:pStyle w:val="Rubrik1"/>
        <w:rPr>
          <w:lang w:val="sv-SE"/>
        </w:rPr>
      </w:pPr>
      <w:bookmarkStart w:id="2" w:name="_Toc441046511"/>
      <w:bookmarkEnd w:id="1"/>
      <w:r w:rsidRPr="00A1273E">
        <w:rPr>
          <w:lang w:val="sv-SE"/>
        </w:rPr>
        <w:lastRenderedPageBreak/>
        <w:t>I</w:t>
      </w:r>
      <w:r w:rsidR="003A10CA" w:rsidRPr="00A1273E">
        <w:rPr>
          <w:lang w:val="sv-SE"/>
        </w:rPr>
        <w:t>nledning</w:t>
      </w:r>
      <w:bookmarkEnd w:id="2"/>
    </w:p>
    <w:p w14:paraId="7F1D3C6D" w14:textId="42D4F9E7" w:rsidR="00A56726" w:rsidRDefault="00BD25CB" w:rsidP="00A2445C">
      <w:pPr>
        <w:rPr>
          <w:lang w:val="sv-SE"/>
        </w:rPr>
      </w:pPr>
      <w:r>
        <w:rPr>
          <w:lang w:val="sv-SE"/>
        </w:rPr>
        <w:t xml:space="preserve">Stefan Johansson är </w:t>
      </w:r>
      <w:r w:rsidR="000A6189">
        <w:rPr>
          <w:lang w:val="sv-SE"/>
        </w:rPr>
        <w:t xml:space="preserve">grundare av CRM </w:t>
      </w:r>
      <w:proofErr w:type="spellStart"/>
      <w:r w:rsidR="000A6189">
        <w:rPr>
          <w:lang w:val="sv-SE"/>
        </w:rPr>
        <w:t>Competence</w:t>
      </w:r>
      <w:proofErr w:type="spellEnd"/>
      <w:r w:rsidR="000A6189">
        <w:rPr>
          <w:lang w:val="sv-SE"/>
        </w:rPr>
        <w:t xml:space="preserve"> </w:t>
      </w:r>
      <w:proofErr w:type="spellStart"/>
      <w:r w:rsidR="000A6189">
        <w:rPr>
          <w:lang w:val="sv-SE"/>
        </w:rPr>
        <w:t>Europe</w:t>
      </w:r>
      <w:proofErr w:type="spellEnd"/>
      <w:r w:rsidR="000A6189">
        <w:rPr>
          <w:lang w:val="sv-SE"/>
        </w:rPr>
        <w:t xml:space="preserve"> AB som äger två varumärken; </w:t>
      </w:r>
      <w:proofErr w:type="spellStart"/>
      <w:r w:rsidR="000A6189">
        <w:rPr>
          <w:lang w:val="sv-SE"/>
        </w:rPr>
        <w:t>Sales</w:t>
      </w:r>
      <w:proofErr w:type="spellEnd"/>
      <w:r w:rsidR="000A6189">
        <w:rPr>
          <w:lang w:val="sv-SE"/>
        </w:rPr>
        <w:t xml:space="preserve"> Scenario och </w:t>
      </w:r>
      <w:r w:rsidRPr="00B70E5D">
        <w:rPr>
          <w:lang w:val="sv-SE"/>
        </w:rPr>
        <w:t xml:space="preserve">CRM </w:t>
      </w:r>
      <w:proofErr w:type="spellStart"/>
      <w:r w:rsidRPr="00B70E5D">
        <w:rPr>
          <w:lang w:val="sv-SE"/>
        </w:rPr>
        <w:t>Competence</w:t>
      </w:r>
      <w:proofErr w:type="spellEnd"/>
      <w:r w:rsidR="000A6189">
        <w:rPr>
          <w:lang w:val="sv-SE"/>
        </w:rPr>
        <w:t xml:space="preserve">. </w:t>
      </w:r>
      <w:r w:rsidR="00A56726">
        <w:rPr>
          <w:lang w:val="sv-SE"/>
        </w:rPr>
        <w:t>Meda</w:t>
      </w:r>
      <w:r w:rsidR="00406DBD">
        <w:rPr>
          <w:lang w:val="sv-SE"/>
        </w:rPr>
        <w:t xml:space="preserve">n </w:t>
      </w:r>
      <w:proofErr w:type="spellStart"/>
      <w:r w:rsidR="00406DBD">
        <w:rPr>
          <w:lang w:val="sv-SE"/>
        </w:rPr>
        <w:t>Sales</w:t>
      </w:r>
      <w:proofErr w:type="spellEnd"/>
      <w:r w:rsidR="00406DBD">
        <w:rPr>
          <w:lang w:val="sv-SE"/>
        </w:rPr>
        <w:t xml:space="preserve"> Scenario fortfarande </w:t>
      </w:r>
      <w:r w:rsidR="00A56726">
        <w:rPr>
          <w:lang w:val="sv-SE"/>
        </w:rPr>
        <w:t xml:space="preserve">endast är ett varumärke (registrerat i USA och EU) är CRM </w:t>
      </w:r>
      <w:proofErr w:type="spellStart"/>
      <w:r w:rsidR="00A56726">
        <w:rPr>
          <w:lang w:val="sv-SE"/>
        </w:rPr>
        <w:t>Competence</w:t>
      </w:r>
      <w:proofErr w:type="spellEnd"/>
      <w:r w:rsidR="00A56726">
        <w:rPr>
          <w:lang w:val="sv-SE"/>
        </w:rPr>
        <w:t xml:space="preserve"> etablerat som ett bolag i Sverige: CRM </w:t>
      </w:r>
      <w:proofErr w:type="spellStart"/>
      <w:r w:rsidR="00A56726">
        <w:rPr>
          <w:lang w:val="sv-SE"/>
        </w:rPr>
        <w:t>Competence</w:t>
      </w:r>
      <w:proofErr w:type="spellEnd"/>
      <w:r w:rsidR="00A56726">
        <w:rPr>
          <w:lang w:val="sv-SE"/>
        </w:rPr>
        <w:t xml:space="preserve"> </w:t>
      </w:r>
      <w:r w:rsidR="00346919">
        <w:rPr>
          <w:lang w:val="sv-SE"/>
        </w:rPr>
        <w:t>Industry Solutions</w:t>
      </w:r>
      <w:r w:rsidR="00A56726">
        <w:rPr>
          <w:lang w:val="sv-SE"/>
        </w:rPr>
        <w:t xml:space="preserve"> AB, som implementerar CRM-system i första hand hos skogsföretag, men även en rad andra branscher.</w:t>
      </w:r>
      <w:r w:rsidR="00406DBD">
        <w:rPr>
          <w:lang w:val="sv-SE"/>
        </w:rPr>
        <w:t xml:space="preserve"> Omsättningen är ca 5 mkr.</w:t>
      </w:r>
    </w:p>
    <w:p w14:paraId="08A603F2" w14:textId="2FAB7708" w:rsidR="00A56726" w:rsidRDefault="00A56726" w:rsidP="00A56726">
      <w:pPr>
        <w:rPr>
          <w:lang w:val="sv-SE"/>
        </w:rPr>
      </w:pPr>
      <w:proofErr w:type="spellStart"/>
      <w:r>
        <w:rPr>
          <w:lang w:val="sv-SE"/>
        </w:rPr>
        <w:t>Sales</w:t>
      </w:r>
      <w:proofErr w:type="spellEnd"/>
      <w:r>
        <w:rPr>
          <w:lang w:val="sv-SE"/>
        </w:rPr>
        <w:t xml:space="preserve"> Scenario kommer under 2016 att etableras som ett amerikanskt bolag genom en investeringsrunda. Därför görs satsningen att ta fram en helt ny tjänst med mycket större tillgänglighet än tidigare.</w:t>
      </w:r>
    </w:p>
    <w:p w14:paraId="39592F6B" w14:textId="6716B585" w:rsidR="00BD25CB" w:rsidRDefault="00BD25CB" w:rsidP="00A2445C">
      <w:pPr>
        <w:rPr>
          <w:lang w:val="sv-SE"/>
        </w:rPr>
      </w:pPr>
      <w:r>
        <w:rPr>
          <w:lang w:val="sv-SE"/>
        </w:rPr>
        <w:t xml:space="preserve">Stefan har lång erfarenhet som säljare och har som en önskan </w:t>
      </w:r>
      <w:r w:rsidR="0099482B">
        <w:rPr>
          <w:lang w:val="sv-SE"/>
        </w:rPr>
        <w:t xml:space="preserve">med </w:t>
      </w:r>
      <w:proofErr w:type="spellStart"/>
      <w:r w:rsidR="0099482B">
        <w:rPr>
          <w:lang w:val="sv-SE"/>
        </w:rPr>
        <w:t>Sales</w:t>
      </w:r>
      <w:proofErr w:type="spellEnd"/>
      <w:r w:rsidR="0099482B">
        <w:rPr>
          <w:lang w:val="sv-SE"/>
        </w:rPr>
        <w:t xml:space="preserve"> Scenario </w:t>
      </w:r>
      <w:r>
        <w:rPr>
          <w:lang w:val="sv-SE"/>
        </w:rPr>
        <w:t>kunna skapa en fo</w:t>
      </w:r>
      <w:r w:rsidR="00A56726">
        <w:rPr>
          <w:lang w:val="sv-SE"/>
        </w:rPr>
        <w:t xml:space="preserve">rm av </w:t>
      </w:r>
      <w:r w:rsidR="00406DBD">
        <w:rPr>
          <w:lang w:val="sv-SE"/>
        </w:rPr>
        <w:t>Community</w:t>
      </w:r>
      <w:r w:rsidR="00A56726">
        <w:rPr>
          <w:lang w:val="sv-SE"/>
        </w:rPr>
        <w:t xml:space="preserve"> för säljare att </w:t>
      </w:r>
      <w:r w:rsidR="000D0458">
        <w:rPr>
          <w:lang w:val="sv-SE"/>
        </w:rPr>
        <w:t>få råd och tips</w:t>
      </w:r>
      <w:r w:rsidR="00A56726">
        <w:rPr>
          <w:lang w:val="sv-SE"/>
        </w:rPr>
        <w:t xml:space="preserve"> av säljexperter, så att säljaren kan vinna fler affärer. Råd och tips ges i två variant</w:t>
      </w:r>
      <w:r w:rsidR="00406DBD">
        <w:rPr>
          <w:lang w:val="sv-SE"/>
        </w:rPr>
        <w:t xml:space="preserve">er, dels </w:t>
      </w:r>
      <w:r w:rsidR="00A56726">
        <w:rPr>
          <w:lang w:val="sv-SE"/>
        </w:rPr>
        <w:t>en</w:t>
      </w:r>
      <w:r w:rsidR="00406DBD">
        <w:rPr>
          <w:lang w:val="sv-SE"/>
        </w:rPr>
        <w:t xml:space="preserve">vägs genom att </w:t>
      </w:r>
      <w:r w:rsidR="00A56726">
        <w:rPr>
          <w:lang w:val="sv-SE"/>
        </w:rPr>
        <w:t xml:space="preserve">lyssna på podcasts av berömda </w:t>
      </w:r>
      <w:r w:rsidR="00406DBD">
        <w:rPr>
          <w:lang w:val="sv-SE"/>
        </w:rPr>
        <w:t>sälj</w:t>
      </w:r>
      <w:r w:rsidR="00A56726">
        <w:rPr>
          <w:lang w:val="sv-SE"/>
        </w:rPr>
        <w:t>experter</w:t>
      </w:r>
      <w:r w:rsidR="00406DBD">
        <w:rPr>
          <w:lang w:val="sv-SE"/>
        </w:rPr>
        <w:t xml:space="preserve">, dels </w:t>
      </w:r>
      <w:r w:rsidR="00A56726">
        <w:rPr>
          <w:lang w:val="sv-SE"/>
        </w:rPr>
        <w:t xml:space="preserve">tvåvägs </w:t>
      </w:r>
      <w:r w:rsidR="00406DBD">
        <w:rPr>
          <w:lang w:val="sv-SE"/>
        </w:rPr>
        <w:t xml:space="preserve">genom </w:t>
      </w:r>
      <w:r w:rsidR="00A56726">
        <w:rPr>
          <w:lang w:val="sv-SE"/>
        </w:rPr>
        <w:t xml:space="preserve">att kunna bjuda in en sådan säljexpert för att diskutera sitt specifika </w:t>
      </w:r>
      <w:proofErr w:type="spellStart"/>
      <w:r w:rsidR="00A56726">
        <w:rPr>
          <w:lang w:val="sv-SE"/>
        </w:rPr>
        <w:t>säljcase</w:t>
      </w:r>
      <w:proofErr w:type="spellEnd"/>
      <w:r w:rsidR="00A56726">
        <w:rPr>
          <w:lang w:val="sv-SE"/>
        </w:rPr>
        <w:t xml:space="preserve"> för att på så sätt öka chansen att vinna sin </w:t>
      </w:r>
      <w:r w:rsidR="00406DBD">
        <w:rPr>
          <w:lang w:val="sv-SE"/>
        </w:rPr>
        <w:t xml:space="preserve">specifika </w:t>
      </w:r>
      <w:r w:rsidR="00A56726">
        <w:rPr>
          <w:lang w:val="sv-SE"/>
        </w:rPr>
        <w:t xml:space="preserve">affär. </w:t>
      </w:r>
    </w:p>
    <w:p w14:paraId="34FC3552" w14:textId="34EE5A7B" w:rsidR="00A56726" w:rsidRDefault="00A56726" w:rsidP="00A2445C">
      <w:pPr>
        <w:rPr>
          <w:lang w:val="sv-SE"/>
        </w:rPr>
      </w:pPr>
      <w:r>
        <w:rPr>
          <w:lang w:val="sv-SE"/>
        </w:rPr>
        <w:t>Det är den förstnämnda funktionaliteten vi vill ha hjälp att utveckla</w:t>
      </w:r>
      <w:r w:rsidR="00406DBD">
        <w:rPr>
          <w:lang w:val="sv-SE"/>
        </w:rPr>
        <w:t xml:space="preserve"> i projektarbetet</w:t>
      </w:r>
      <w:r>
        <w:rPr>
          <w:lang w:val="sv-SE"/>
        </w:rPr>
        <w:t>.</w:t>
      </w:r>
    </w:p>
    <w:p w14:paraId="3EDF5F7E" w14:textId="77777777" w:rsidR="00DE742D" w:rsidRDefault="00A56726" w:rsidP="00A2445C">
      <w:pPr>
        <w:rPr>
          <w:lang w:val="sv-SE"/>
        </w:rPr>
      </w:pPr>
      <w:r>
        <w:rPr>
          <w:lang w:val="sv-SE"/>
        </w:rPr>
        <w:t>Idag</w:t>
      </w:r>
      <w:r w:rsidR="00FB2EC9">
        <w:rPr>
          <w:lang w:val="sv-SE"/>
        </w:rPr>
        <w:t xml:space="preserve"> finns e</w:t>
      </w:r>
      <w:r>
        <w:rPr>
          <w:lang w:val="sv-SE"/>
        </w:rPr>
        <w:t xml:space="preserve">n </w:t>
      </w:r>
      <w:proofErr w:type="spellStart"/>
      <w:r>
        <w:rPr>
          <w:lang w:val="sv-SE"/>
        </w:rPr>
        <w:t>app</w:t>
      </w:r>
      <w:proofErr w:type="spellEnd"/>
      <w:r>
        <w:rPr>
          <w:lang w:val="sv-SE"/>
        </w:rPr>
        <w:t xml:space="preserve"> att ladda hem för iPad (och en enkel demo för iPhone). På flera sätt avviker </w:t>
      </w:r>
      <w:proofErr w:type="gramStart"/>
      <w:r>
        <w:rPr>
          <w:lang w:val="sv-SE"/>
        </w:rPr>
        <w:t xml:space="preserve">denna </w:t>
      </w:r>
      <w:r w:rsidR="00736A33">
        <w:rPr>
          <w:lang w:val="sv-SE"/>
        </w:rPr>
        <w:t xml:space="preserve"> </w:t>
      </w:r>
      <w:proofErr w:type="spellStart"/>
      <w:r w:rsidR="00DE742D">
        <w:rPr>
          <w:lang w:val="sv-SE"/>
        </w:rPr>
        <w:t>app</w:t>
      </w:r>
      <w:proofErr w:type="spellEnd"/>
      <w:proofErr w:type="gramEnd"/>
      <w:r w:rsidR="00DE742D">
        <w:rPr>
          <w:lang w:val="sv-SE"/>
        </w:rPr>
        <w:t xml:space="preserve"> jämfört med vad vi nu önskar utveckla och därför har vi valt att börja om från grunden. Dock kan själva </w:t>
      </w:r>
      <w:proofErr w:type="spellStart"/>
      <w:r w:rsidR="00DE742D">
        <w:rPr>
          <w:lang w:val="sv-SE"/>
        </w:rPr>
        <w:t>Blog</w:t>
      </w:r>
      <w:proofErr w:type="spellEnd"/>
      <w:r w:rsidR="00DE742D">
        <w:rPr>
          <w:lang w:val="sv-SE"/>
        </w:rPr>
        <w:t xml:space="preserve"> Radio (där man lyssnar på podcasts idag) användas som någon form av referens.</w:t>
      </w:r>
    </w:p>
    <w:p w14:paraId="745A58EB" w14:textId="6514A2F9" w:rsidR="001862BB" w:rsidRDefault="008365B0" w:rsidP="00A2445C">
      <w:pPr>
        <w:rPr>
          <w:lang w:val="sv-SE"/>
        </w:rPr>
      </w:pPr>
      <w:r>
        <w:rPr>
          <w:lang w:val="sv-SE"/>
        </w:rPr>
        <w:t xml:space="preserve">Målet för </w:t>
      </w:r>
      <w:proofErr w:type="spellStart"/>
      <w:r>
        <w:rPr>
          <w:lang w:val="sv-SE"/>
        </w:rPr>
        <w:t>Sales</w:t>
      </w:r>
      <w:proofErr w:type="spellEnd"/>
      <w:r>
        <w:rPr>
          <w:lang w:val="sv-SE"/>
        </w:rPr>
        <w:t xml:space="preserve"> Scenario under 2016 är att nå ut till fler användare</w:t>
      </w:r>
      <w:r w:rsidR="00DE742D">
        <w:rPr>
          <w:lang w:val="sv-SE"/>
        </w:rPr>
        <w:t>, eftersom det är helt nödvändigt för att locka investerare och nya säljexperter till projektet</w:t>
      </w:r>
      <w:r>
        <w:rPr>
          <w:lang w:val="sv-SE"/>
        </w:rPr>
        <w:t xml:space="preserve">. Vi tror att en webbaserad plattformsoberoende </w:t>
      </w:r>
      <w:r w:rsidR="00DA0586">
        <w:rPr>
          <w:lang w:val="sv-SE"/>
        </w:rPr>
        <w:t xml:space="preserve">lösning </w:t>
      </w:r>
      <w:r w:rsidR="00406DBD">
        <w:rPr>
          <w:lang w:val="sv-SE"/>
        </w:rPr>
        <w:t>är en förutsättning</w:t>
      </w:r>
      <w:r w:rsidR="00DA0586">
        <w:rPr>
          <w:lang w:val="sv-SE"/>
        </w:rPr>
        <w:t xml:space="preserve"> </w:t>
      </w:r>
      <w:r w:rsidR="00406DBD">
        <w:rPr>
          <w:lang w:val="sv-SE"/>
        </w:rPr>
        <w:t xml:space="preserve">för </w:t>
      </w:r>
      <w:r w:rsidR="00512223">
        <w:rPr>
          <w:lang w:val="sv-SE"/>
        </w:rPr>
        <w:t>att uppnå detta mål</w:t>
      </w:r>
      <w:r w:rsidR="00DA0586">
        <w:rPr>
          <w:lang w:val="sv-SE"/>
        </w:rPr>
        <w:t>.</w:t>
      </w:r>
      <w:r w:rsidR="008145D5">
        <w:rPr>
          <w:lang w:val="sv-SE"/>
        </w:rPr>
        <w:t xml:space="preserve"> Vi vill börja med att lägga upp </w:t>
      </w:r>
      <w:r w:rsidR="00224A86">
        <w:rPr>
          <w:lang w:val="sv-SE"/>
        </w:rPr>
        <w:t xml:space="preserve">en </w:t>
      </w:r>
      <w:proofErr w:type="spellStart"/>
      <w:r w:rsidR="00224A86">
        <w:rPr>
          <w:lang w:val="sv-SE"/>
        </w:rPr>
        <w:t>blog</w:t>
      </w:r>
      <w:proofErr w:type="spellEnd"/>
      <w:r w:rsidR="00224A86">
        <w:rPr>
          <w:lang w:val="sv-SE"/>
        </w:rPr>
        <w:t xml:space="preserve"> radio</w:t>
      </w:r>
      <w:r w:rsidR="008145D5">
        <w:rPr>
          <w:lang w:val="sv-SE"/>
        </w:rPr>
        <w:t xml:space="preserve"> i webblösningen som ett första steg och därefter bygga ut med mer funktionalitet, se avsnitt Framtida funktionalitet.</w:t>
      </w:r>
    </w:p>
    <w:p w14:paraId="1C1C225B" w14:textId="37A5690F" w:rsidR="000A6189" w:rsidRDefault="00F96C1F" w:rsidP="00A2445C">
      <w:pPr>
        <w:rPr>
          <w:lang w:val="sv-SE"/>
        </w:rPr>
      </w:pPr>
      <w:r>
        <w:rPr>
          <w:lang w:val="sv-SE"/>
        </w:rPr>
        <w:br/>
      </w:r>
      <w:r w:rsidR="00F46D76" w:rsidRPr="000A6189">
        <w:rPr>
          <w:lang w:val="sv-SE"/>
        </w:rPr>
        <w:t xml:space="preserve">Genom att lägga ut detta arbete som projekt mot Linnéuniversitet hoppas vi på ett nära samarbete med </w:t>
      </w:r>
      <w:r w:rsidR="000A6189">
        <w:rPr>
          <w:lang w:val="sv-SE"/>
        </w:rPr>
        <w:t xml:space="preserve">duktiga och entusiastiska individer, som kan erbjuda vårt företag kompetens och tillgänglighet </w:t>
      </w:r>
      <w:r w:rsidR="00406DBD">
        <w:rPr>
          <w:lang w:val="sv-SE"/>
        </w:rPr>
        <w:t xml:space="preserve">som </w:t>
      </w:r>
      <w:r w:rsidR="000A6189">
        <w:rPr>
          <w:lang w:val="sv-SE"/>
        </w:rPr>
        <w:t>vi idag saknar och på ett stegvist sätt snabbare komma ut på marknaden med en ny tjänst som fungerar på de flesta plattformar.</w:t>
      </w:r>
    </w:p>
    <w:p w14:paraId="00916D1C" w14:textId="43831B51" w:rsidR="00B70E5D" w:rsidRPr="00B70E5D" w:rsidRDefault="000A6189" w:rsidP="00A2445C">
      <w:pPr>
        <w:rPr>
          <w:lang w:val="sv-SE"/>
        </w:rPr>
      </w:pPr>
      <w:r>
        <w:rPr>
          <w:lang w:val="sv-SE"/>
        </w:rPr>
        <w:t xml:space="preserve">Även om vi vill fokusera på ett initialt område, finns stora möjligheter att gå vidare med </w:t>
      </w:r>
      <w:r w:rsidR="00DE742D">
        <w:rPr>
          <w:lang w:val="sv-SE"/>
        </w:rPr>
        <w:t xml:space="preserve">examensarbete inom </w:t>
      </w:r>
      <w:r w:rsidR="00406DBD">
        <w:rPr>
          <w:lang w:val="sv-SE"/>
        </w:rPr>
        <w:t>någon</w:t>
      </w:r>
      <w:r w:rsidR="00DE742D">
        <w:rPr>
          <w:lang w:val="sv-SE"/>
        </w:rPr>
        <w:t xml:space="preserve"> </w:t>
      </w:r>
      <w:r>
        <w:rPr>
          <w:lang w:val="sv-SE"/>
        </w:rPr>
        <w:t>av de framtida funktionaliteterna</w:t>
      </w:r>
      <w:r w:rsidR="00DE742D">
        <w:rPr>
          <w:lang w:val="sv-SE"/>
        </w:rPr>
        <w:t>. Ett lyckat resultat ger också grunden till en lyckad investerarrunda och en spännande utmaning för rätt person som anställd</w:t>
      </w:r>
      <w:r w:rsidR="00F46D76" w:rsidRPr="000A6189">
        <w:rPr>
          <w:lang w:val="sv-SE"/>
        </w:rPr>
        <w:t>.</w:t>
      </w:r>
      <w:r w:rsidR="00F46D76">
        <w:rPr>
          <w:lang w:val="sv-SE"/>
        </w:rPr>
        <w:t xml:space="preserve"> </w:t>
      </w:r>
    </w:p>
    <w:p w14:paraId="49FBAD0A" w14:textId="77777777" w:rsidR="00A01F45" w:rsidRPr="00B70E5D" w:rsidRDefault="00A01F45" w:rsidP="00A2445C">
      <w:pPr>
        <w:rPr>
          <w:lang w:val="sv-SE"/>
        </w:rPr>
      </w:pPr>
    </w:p>
    <w:p w14:paraId="572A45CD" w14:textId="77777777" w:rsidR="00A01F45" w:rsidRPr="00B70E5D" w:rsidRDefault="00A01F45" w:rsidP="00A2445C">
      <w:pPr>
        <w:rPr>
          <w:lang w:val="sv-SE"/>
        </w:rPr>
      </w:pPr>
    </w:p>
    <w:p w14:paraId="0BC4BC44" w14:textId="77777777" w:rsidR="00A01F45" w:rsidRPr="00B70E5D" w:rsidRDefault="00A01F45" w:rsidP="00A2445C">
      <w:pPr>
        <w:rPr>
          <w:lang w:val="sv-SE"/>
        </w:rPr>
      </w:pPr>
    </w:p>
    <w:p w14:paraId="15773AAC" w14:textId="77777777" w:rsidR="00A01F45" w:rsidRPr="00B70E5D" w:rsidRDefault="00A01F45" w:rsidP="00A2445C">
      <w:pPr>
        <w:rPr>
          <w:lang w:val="sv-SE"/>
        </w:rPr>
      </w:pPr>
    </w:p>
    <w:p w14:paraId="3064D133" w14:textId="2784F507" w:rsidR="00E3044A" w:rsidRPr="00E3044A" w:rsidRDefault="00E3044A" w:rsidP="00E3044A">
      <w:pPr>
        <w:pStyle w:val="Rubrik1"/>
        <w:rPr>
          <w:lang w:val="sv-SE"/>
        </w:rPr>
      </w:pPr>
      <w:bookmarkStart w:id="3" w:name="_Toc441046512"/>
      <w:r>
        <w:rPr>
          <w:lang w:val="sv-SE"/>
        </w:rPr>
        <w:lastRenderedPageBreak/>
        <w:t>Arkitektur</w:t>
      </w:r>
      <w:bookmarkEnd w:id="3"/>
    </w:p>
    <w:p w14:paraId="385C4E43" w14:textId="64FAA5DB" w:rsidR="00A01F45" w:rsidRDefault="00F1298E" w:rsidP="00A2445C">
      <w:pPr>
        <w:rPr>
          <w:lang w:val="sv-SE"/>
        </w:rPr>
      </w:pPr>
      <w:r w:rsidRPr="00F1298E">
        <w:rPr>
          <w:b/>
          <w:lang w:val="sv-SE"/>
        </w:rPr>
        <w:t>Web</w:t>
      </w:r>
      <w:r w:rsidR="00AC0659">
        <w:rPr>
          <w:b/>
          <w:lang w:val="sv-SE"/>
        </w:rPr>
        <w:t>b</w:t>
      </w:r>
      <w:r w:rsidRPr="00F1298E">
        <w:rPr>
          <w:b/>
          <w:lang w:val="sv-SE"/>
        </w:rPr>
        <w:t>hotell</w:t>
      </w:r>
      <w:r w:rsidRPr="00F1298E">
        <w:rPr>
          <w:lang w:val="sv-SE"/>
        </w:rPr>
        <w:t>: Binero.se</w:t>
      </w:r>
    </w:p>
    <w:p w14:paraId="72A18057" w14:textId="5241BA18" w:rsidR="00F1298E" w:rsidRDefault="003A4EA2" w:rsidP="00A2445C">
      <w:pPr>
        <w:rPr>
          <w:lang w:val="sv-SE"/>
        </w:rPr>
      </w:pPr>
      <w:r>
        <w:rPr>
          <w:b/>
          <w:lang w:val="sv-SE"/>
        </w:rPr>
        <w:t>CMS</w:t>
      </w:r>
      <w:r w:rsidR="00F1298E" w:rsidRPr="00F1298E">
        <w:rPr>
          <w:b/>
          <w:lang w:val="sv-SE"/>
        </w:rPr>
        <w:t xml:space="preserve"> verktyg</w:t>
      </w:r>
      <w:r w:rsidR="00F1298E">
        <w:rPr>
          <w:lang w:val="sv-SE"/>
        </w:rPr>
        <w:t xml:space="preserve">: </w:t>
      </w:r>
      <w:proofErr w:type="spellStart"/>
      <w:r w:rsidR="00F1298E">
        <w:rPr>
          <w:lang w:val="sv-SE"/>
        </w:rPr>
        <w:t>Umbraco</w:t>
      </w:r>
      <w:proofErr w:type="spellEnd"/>
      <w:r w:rsidR="00F1298E">
        <w:rPr>
          <w:lang w:val="sv-SE"/>
        </w:rPr>
        <w:t xml:space="preserve"> 4</w:t>
      </w:r>
    </w:p>
    <w:p w14:paraId="38C58E01" w14:textId="4673F7CD" w:rsidR="00F1298E" w:rsidRDefault="00F1298E" w:rsidP="00A2445C">
      <w:pPr>
        <w:rPr>
          <w:rStyle w:val="Hyperlnk"/>
          <w:lang w:val="sv-SE"/>
        </w:rPr>
      </w:pPr>
      <w:r w:rsidRPr="00F1298E">
        <w:rPr>
          <w:b/>
          <w:lang w:val="sv-SE"/>
        </w:rPr>
        <w:t>Hemsida</w:t>
      </w:r>
      <w:r>
        <w:rPr>
          <w:lang w:val="sv-SE"/>
        </w:rPr>
        <w:t xml:space="preserve">: </w:t>
      </w:r>
      <w:hyperlink r:id="rId12" w:history="1">
        <w:r w:rsidRPr="00AF562B">
          <w:rPr>
            <w:rStyle w:val="Hyperlnk"/>
            <w:lang w:val="sv-SE"/>
          </w:rPr>
          <w:t>http://www.salesscenario.com</w:t>
        </w:r>
      </w:hyperlink>
    </w:p>
    <w:p w14:paraId="3BE90687" w14:textId="2E0FBC5D" w:rsidR="0095301E" w:rsidRDefault="6876F24A" w:rsidP="00A2445C">
      <w:pPr>
        <w:rPr>
          <w:lang w:val="sv-SE"/>
        </w:rPr>
      </w:pPr>
      <w:r w:rsidRPr="6876F24A">
        <w:rPr>
          <w:b/>
          <w:bCs/>
          <w:lang w:val="sv-SE"/>
        </w:rPr>
        <w:t>Filformat podcast:</w:t>
      </w:r>
      <w:r w:rsidRPr="6876F24A">
        <w:rPr>
          <w:lang w:val="sv-SE"/>
        </w:rPr>
        <w:t xml:space="preserve"> mp3 och m4a</w:t>
      </w:r>
    </w:p>
    <w:p w14:paraId="55943048" w14:textId="310D1DE3" w:rsidR="0095301E" w:rsidRPr="0095301E" w:rsidRDefault="0095301E" w:rsidP="00A2445C">
      <w:pPr>
        <w:rPr>
          <w:lang w:val="sv-SE"/>
        </w:rPr>
      </w:pPr>
      <w:r w:rsidRPr="0095301E">
        <w:rPr>
          <w:b/>
          <w:lang w:val="sv-SE"/>
        </w:rPr>
        <w:t>Filformat bilder:</w:t>
      </w:r>
      <w:r>
        <w:rPr>
          <w:lang w:val="sv-SE"/>
        </w:rPr>
        <w:t xml:space="preserve"> jpg</w:t>
      </w:r>
    </w:p>
    <w:p w14:paraId="6F32EE84" w14:textId="4C6A2CC8" w:rsidR="00D042F0" w:rsidRPr="00E3044A" w:rsidRDefault="00D042F0" w:rsidP="00D042F0">
      <w:pPr>
        <w:pStyle w:val="Rubrik1"/>
        <w:rPr>
          <w:lang w:val="sv-SE"/>
        </w:rPr>
      </w:pPr>
      <w:bookmarkStart w:id="4" w:name="_Toc441046513"/>
      <w:r>
        <w:rPr>
          <w:lang w:val="sv-SE"/>
        </w:rPr>
        <w:t>Befintlig funkationalitet</w:t>
      </w:r>
      <w:bookmarkEnd w:id="4"/>
    </w:p>
    <w:p w14:paraId="1C631C8F" w14:textId="23014E4E" w:rsidR="00A01F45" w:rsidRDefault="004A47D4" w:rsidP="00A2445C">
      <w:pPr>
        <w:rPr>
          <w:lang w:val="sv-SE"/>
        </w:rPr>
      </w:pPr>
      <w:proofErr w:type="spellStart"/>
      <w:r w:rsidRPr="004A47D4">
        <w:rPr>
          <w:lang w:val="sv-SE"/>
        </w:rPr>
        <w:t>Sales</w:t>
      </w:r>
      <w:proofErr w:type="spellEnd"/>
      <w:r w:rsidRPr="004A47D4">
        <w:rPr>
          <w:lang w:val="sv-SE"/>
        </w:rPr>
        <w:t xml:space="preserve"> Scenario finns idag som </w:t>
      </w:r>
      <w:proofErr w:type="spellStart"/>
      <w:r w:rsidRPr="004A47D4">
        <w:rPr>
          <w:lang w:val="sv-SE"/>
        </w:rPr>
        <w:t>app</w:t>
      </w:r>
      <w:proofErr w:type="spellEnd"/>
      <w:r w:rsidRPr="004A47D4">
        <w:rPr>
          <w:lang w:val="sv-SE"/>
        </w:rPr>
        <w:t xml:space="preserve"> för Iphone och Ipad. Versioner skiljer sig åt, se nedan.</w:t>
      </w:r>
    </w:p>
    <w:p w14:paraId="0425C98D" w14:textId="42D45D00" w:rsidR="004A47D4" w:rsidRDefault="004A47D4" w:rsidP="00A2445C">
      <w:pPr>
        <w:rPr>
          <w:b/>
          <w:u w:val="single"/>
          <w:lang w:val="sv-SE"/>
        </w:rPr>
      </w:pPr>
      <w:r w:rsidRPr="004A47D4">
        <w:rPr>
          <w:b/>
          <w:u w:val="single"/>
          <w:lang w:val="sv-SE"/>
        </w:rPr>
        <w:t>Iphone</w:t>
      </w:r>
    </w:p>
    <w:p w14:paraId="1994DE3A" w14:textId="283E4859" w:rsidR="004A47D4" w:rsidRDefault="000C5DAA" w:rsidP="00A2445C">
      <w:pPr>
        <w:rPr>
          <w:lang w:val="sv-SE"/>
        </w:rPr>
      </w:pPr>
      <w:r w:rsidRPr="000C5DAA">
        <w:rPr>
          <w:lang w:val="sv-SE"/>
        </w:rPr>
        <w:t>Denna version</w:t>
      </w:r>
      <w:r w:rsidR="00862EA9">
        <w:rPr>
          <w:lang w:val="sv-SE"/>
        </w:rPr>
        <w:t xml:space="preserve"> är enkel och</w:t>
      </w:r>
      <w:r w:rsidR="004D3D0B">
        <w:rPr>
          <w:lang w:val="sv-SE"/>
        </w:rPr>
        <w:t xml:space="preserve"> innehåller säljtaktik</w:t>
      </w:r>
      <w:r w:rsidRPr="000C5DAA">
        <w:rPr>
          <w:lang w:val="sv-SE"/>
        </w:rPr>
        <w:t>sverktyget samt en länk till bloggen.</w:t>
      </w:r>
    </w:p>
    <w:p w14:paraId="0C874D68" w14:textId="53CED7D1" w:rsidR="00745D14" w:rsidRDefault="00745D14" w:rsidP="00A2445C">
      <w:pPr>
        <w:rPr>
          <w:lang w:val="sv-SE"/>
        </w:rPr>
      </w:pPr>
      <w:r>
        <w:rPr>
          <w:noProof/>
          <w:lang w:val="sv-SE" w:eastAsia="sv-SE" w:bidi="ar-SA"/>
        </w:rPr>
        <w:drawing>
          <wp:inline distT="0" distB="0" distL="0" distR="0" wp14:anchorId="5DE4B78A" wp14:editId="7554AC61">
            <wp:extent cx="1911600" cy="341640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1600" cy="3416400"/>
                    </a:xfrm>
                    <a:prstGeom prst="rect">
                      <a:avLst/>
                    </a:prstGeom>
                    <a:noFill/>
                    <a:ln>
                      <a:noFill/>
                    </a:ln>
                  </pic:spPr>
                </pic:pic>
              </a:graphicData>
            </a:graphic>
          </wp:inline>
        </w:drawing>
      </w:r>
    </w:p>
    <w:p w14:paraId="5E5AB2BE" w14:textId="77777777" w:rsidR="00406DBD" w:rsidRDefault="00406DBD">
      <w:pPr>
        <w:rPr>
          <w:b/>
          <w:u w:val="single"/>
          <w:lang w:val="sv-SE"/>
        </w:rPr>
      </w:pPr>
      <w:r>
        <w:rPr>
          <w:b/>
          <w:u w:val="single"/>
          <w:lang w:val="sv-SE"/>
        </w:rPr>
        <w:br w:type="page"/>
      </w:r>
    </w:p>
    <w:p w14:paraId="55B2C1E4" w14:textId="2B32FE83" w:rsidR="00063F5F" w:rsidRDefault="00063F5F" w:rsidP="00A2445C">
      <w:pPr>
        <w:rPr>
          <w:b/>
          <w:u w:val="single"/>
          <w:lang w:val="sv-SE"/>
        </w:rPr>
      </w:pPr>
      <w:r w:rsidRPr="00063F5F">
        <w:rPr>
          <w:b/>
          <w:u w:val="single"/>
          <w:lang w:val="sv-SE"/>
        </w:rPr>
        <w:lastRenderedPageBreak/>
        <w:t>Ipad</w:t>
      </w:r>
    </w:p>
    <w:p w14:paraId="38081F04" w14:textId="1FA96434" w:rsidR="00063F5F" w:rsidRDefault="00063F5F" w:rsidP="00A2445C">
      <w:pPr>
        <w:rPr>
          <w:lang w:val="sv-SE"/>
        </w:rPr>
      </w:pPr>
      <w:r w:rsidRPr="00063F5F">
        <w:rPr>
          <w:lang w:val="sv-SE"/>
        </w:rPr>
        <w:t xml:space="preserve">Denna </w:t>
      </w:r>
      <w:r w:rsidR="004D3D0B">
        <w:rPr>
          <w:lang w:val="sv-SE"/>
        </w:rPr>
        <w:t>version innehåller säljtaktiks</w:t>
      </w:r>
      <w:r>
        <w:rPr>
          <w:lang w:val="sv-SE"/>
        </w:rPr>
        <w:t xml:space="preserve">verktyget, </w:t>
      </w:r>
      <w:proofErr w:type="spellStart"/>
      <w:r>
        <w:rPr>
          <w:lang w:val="sv-SE"/>
        </w:rPr>
        <w:t>blog</w:t>
      </w:r>
      <w:proofErr w:type="spellEnd"/>
      <w:r>
        <w:rPr>
          <w:lang w:val="sv-SE"/>
        </w:rPr>
        <w:t xml:space="preserve"> radio</w:t>
      </w:r>
      <w:r w:rsidR="004D3D0B">
        <w:rPr>
          <w:lang w:val="sv-SE"/>
        </w:rPr>
        <w:t xml:space="preserve">, </w:t>
      </w:r>
      <w:proofErr w:type="spellStart"/>
      <w:r w:rsidR="00DD2B11">
        <w:rPr>
          <w:lang w:val="sv-SE"/>
        </w:rPr>
        <w:t>chat</w:t>
      </w:r>
      <w:proofErr w:type="spellEnd"/>
      <w:r w:rsidR="00DD2B11">
        <w:rPr>
          <w:lang w:val="sv-SE"/>
        </w:rPr>
        <w:t xml:space="preserve"> funk</w:t>
      </w:r>
      <w:r w:rsidR="004D3D0B">
        <w:rPr>
          <w:lang w:val="sv-SE"/>
        </w:rPr>
        <w:t xml:space="preserve">tion m.m. </w:t>
      </w:r>
      <w:r w:rsidR="00DA7DDC">
        <w:rPr>
          <w:lang w:val="sv-SE"/>
        </w:rPr>
        <w:t>För att få full tillgång till all funktionalitet behöver du ett premium konto vilket är avgiftsbelagt.</w:t>
      </w:r>
    </w:p>
    <w:p w14:paraId="65973F50" w14:textId="38470C89" w:rsidR="006D7DB1" w:rsidRDefault="00DA7DDC" w:rsidP="00A2445C">
      <w:pPr>
        <w:rPr>
          <w:lang w:val="sv-SE"/>
        </w:rPr>
      </w:pPr>
      <w:r>
        <w:rPr>
          <w:noProof/>
          <w:lang w:val="sv-SE" w:eastAsia="sv-SE" w:bidi="ar-SA"/>
        </w:rPr>
        <w:drawing>
          <wp:inline distT="0" distB="0" distL="0" distR="0" wp14:anchorId="52B9843E" wp14:editId="2CB6DC23">
            <wp:extent cx="4687603" cy="3517355"/>
            <wp:effectExtent l="0" t="0" r="0" b="698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0427" cy="3519474"/>
                    </a:xfrm>
                    <a:prstGeom prst="rect">
                      <a:avLst/>
                    </a:prstGeom>
                    <a:noFill/>
                    <a:ln>
                      <a:noFill/>
                    </a:ln>
                  </pic:spPr>
                </pic:pic>
              </a:graphicData>
            </a:graphic>
          </wp:inline>
        </w:drawing>
      </w:r>
    </w:p>
    <w:p w14:paraId="64B85838" w14:textId="77777777" w:rsidR="006D7DB1" w:rsidRPr="006D7DB1" w:rsidRDefault="006D7DB1" w:rsidP="006D7DB1">
      <w:pPr>
        <w:rPr>
          <w:lang w:val="sv-SE"/>
        </w:rPr>
      </w:pPr>
    </w:p>
    <w:p w14:paraId="71243EAE" w14:textId="77777777" w:rsidR="006D7DB1" w:rsidRPr="006D7DB1" w:rsidRDefault="006D7DB1" w:rsidP="006D7DB1">
      <w:pPr>
        <w:rPr>
          <w:lang w:val="sv-SE"/>
        </w:rPr>
      </w:pPr>
    </w:p>
    <w:p w14:paraId="1C80FEAC" w14:textId="77777777" w:rsidR="006D7DB1" w:rsidRPr="006D7DB1" w:rsidRDefault="006D7DB1" w:rsidP="006D7DB1">
      <w:pPr>
        <w:rPr>
          <w:lang w:val="sv-SE"/>
        </w:rPr>
      </w:pPr>
    </w:p>
    <w:p w14:paraId="4D5F2CFF" w14:textId="77777777" w:rsidR="006D7DB1" w:rsidRPr="006D7DB1" w:rsidRDefault="006D7DB1" w:rsidP="006D7DB1">
      <w:pPr>
        <w:rPr>
          <w:lang w:val="sv-SE"/>
        </w:rPr>
      </w:pPr>
    </w:p>
    <w:p w14:paraId="67196350" w14:textId="77777777" w:rsidR="006D7DB1" w:rsidRPr="006D7DB1" w:rsidRDefault="006D7DB1" w:rsidP="006D7DB1">
      <w:pPr>
        <w:rPr>
          <w:lang w:val="sv-SE"/>
        </w:rPr>
      </w:pPr>
    </w:p>
    <w:p w14:paraId="314C8519" w14:textId="77777777" w:rsidR="006D7DB1" w:rsidRPr="006D7DB1" w:rsidRDefault="006D7DB1" w:rsidP="006D7DB1">
      <w:pPr>
        <w:rPr>
          <w:lang w:val="sv-SE"/>
        </w:rPr>
      </w:pPr>
    </w:p>
    <w:p w14:paraId="558E2E96" w14:textId="77777777" w:rsidR="006D7DB1" w:rsidRPr="006D7DB1" w:rsidRDefault="006D7DB1" w:rsidP="006D7DB1">
      <w:pPr>
        <w:rPr>
          <w:lang w:val="sv-SE"/>
        </w:rPr>
      </w:pPr>
    </w:p>
    <w:p w14:paraId="2CE24656" w14:textId="77777777" w:rsidR="006D7DB1" w:rsidRPr="006D7DB1" w:rsidRDefault="006D7DB1" w:rsidP="006D7DB1">
      <w:pPr>
        <w:rPr>
          <w:lang w:val="sv-SE"/>
        </w:rPr>
      </w:pPr>
    </w:p>
    <w:p w14:paraId="18B8BC6A" w14:textId="7FB117F9" w:rsidR="006D7DB1" w:rsidRDefault="006D7DB1" w:rsidP="006D7DB1">
      <w:pPr>
        <w:rPr>
          <w:lang w:val="sv-SE"/>
        </w:rPr>
      </w:pPr>
    </w:p>
    <w:p w14:paraId="2044C92D" w14:textId="218EE575" w:rsidR="00406DBD" w:rsidRDefault="00745D14" w:rsidP="00A2445C">
      <w:pPr>
        <w:rPr>
          <w:lang w:val="sv-SE"/>
        </w:rPr>
      </w:pPr>
      <w:bookmarkStart w:id="5" w:name="_GoBack"/>
      <w:bookmarkEnd w:id="5"/>
      <w:r>
        <w:rPr>
          <w:noProof/>
          <w:lang w:val="sv-SE" w:eastAsia="sv-SE" w:bidi="ar-SA"/>
        </w:rPr>
        <w:lastRenderedPageBreak/>
        <w:drawing>
          <wp:inline distT="0" distB="0" distL="0" distR="0" wp14:anchorId="3DF10682" wp14:editId="7BF7CD64">
            <wp:extent cx="3024000" cy="3639600"/>
            <wp:effectExtent l="0" t="0" r="508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4000" cy="3639600"/>
                    </a:xfrm>
                    <a:prstGeom prst="rect">
                      <a:avLst/>
                    </a:prstGeom>
                    <a:noFill/>
                    <a:ln>
                      <a:noFill/>
                    </a:ln>
                  </pic:spPr>
                </pic:pic>
              </a:graphicData>
            </a:graphic>
          </wp:inline>
        </w:drawing>
      </w:r>
    </w:p>
    <w:p w14:paraId="02057C92" w14:textId="77777777" w:rsidR="00406DBD" w:rsidRDefault="00406DBD">
      <w:pPr>
        <w:rPr>
          <w:lang w:val="sv-SE"/>
        </w:rPr>
      </w:pPr>
      <w:r>
        <w:rPr>
          <w:lang w:val="sv-SE"/>
        </w:rPr>
        <w:br w:type="page"/>
      </w:r>
    </w:p>
    <w:p w14:paraId="6E881359" w14:textId="2F141252" w:rsidR="00D042F0" w:rsidRPr="00E3044A" w:rsidRDefault="00B8646D" w:rsidP="00D042F0">
      <w:pPr>
        <w:pStyle w:val="Rubrik1"/>
        <w:rPr>
          <w:lang w:val="sv-SE"/>
        </w:rPr>
      </w:pPr>
      <w:bookmarkStart w:id="6" w:name="_Toc441046514"/>
      <w:r>
        <w:rPr>
          <w:lang w:val="sv-SE"/>
        </w:rPr>
        <w:lastRenderedPageBreak/>
        <w:t>Krav för web</w:t>
      </w:r>
      <w:r w:rsidR="00AC0659">
        <w:rPr>
          <w:lang w:val="sv-SE"/>
        </w:rPr>
        <w:t>b</w:t>
      </w:r>
      <w:r w:rsidR="00D042F0">
        <w:rPr>
          <w:lang w:val="sv-SE"/>
        </w:rPr>
        <w:t>aserad lösning</w:t>
      </w:r>
      <w:bookmarkEnd w:id="6"/>
    </w:p>
    <w:p w14:paraId="09E698FF" w14:textId="2BEABC46" w:rsidR="00D042F0" w:rsidRDefault="008D18FC" w:rsidP="00A2445C">
      <w:pPr>
        <w:rPr>
          <w:b/>
          <w:u w:val="single"/>
          <w:lang w:val="sv-SE"/>
        </w:rPr>
      </w:pPr>
      <w:r>
        <w:rPr>
          <w:b/>
          <w:u w:val="single"/>
          <w:lang w:val="sv-SE"/>
        </w:rPr>
        <w:t>Hemsida</w:t>
      </w:r>
    </w:p>
    <w:p w14:paraId="3AEB9B10" w14:textId="480556A6" w:rsidR="00A03B43" w:rsidRDefault="008D18FC" w:rsidP="00A2445C">
      <w:pPr>
        <w:rPr>
          <w:lang w:val="sv-SE"/>
        </w:rPr>
      </w:pPr>
      <w:r w:rsidRPr="008D18FC">
        <w:rPr>
          <w:lang w:val="sv-SE"/>
        </w:rPr>
        <w:t>En önskan är att</w:t>
      </w:r>
      <w:r w:rsidR="00862EA9">
        <w:rPr>
          <w:lang w:val="sv-SE"/>
        </w:rPr>
        <w:t xml:space="preserve"> använda befintlig hemsida, </w:t>
      </w:r>
      <w:hyperlink r:id="rId16" w:history="1">
        <w:r w:rsidR="00862EA9" w:rsidRPr="00BD2B0D">
          <w:rPr>
            <w:rStyle w:val="Hyperlnk"/>
            <w:lang w:val="sv-SE"/>
          </w:rPr>
          <w:t>http://salesscenario.com/</w:t>
        </w:r>
      </w:hyperlink>
      <w:r w:rsidR="00862EA9">
        <w:rPr>
          <w:lang w:val="sv-SE"/>
        </w:rPr>
        <w:t xml:space="preserve">, </w:t>
      </w:r>
      <w:r w:rsidRPr="008D18FC">
        <w:rPr>
          <w:lang w:val="sv-SE"/>
        </w:rPr>
        <w:t>och ut</w:t>
      </w:r>
      <w:r w:rsidR="003E38DD">
        <w:rPr>
          <w:lang w:val="sv-SE"/>
        </w:rPr>
        <w:t>ifrån denna skapa en användarpor</w:t>
      </w:r>
      <w:r w:rsidRPr="008D18FC">
        <w:rPr>
          <w:lang w:val="sv-SE"/>
        </w:rPr>
        <w:t>tal.</w:t>
      </w:r>
      <w:r w:rsidR="00EB7046">
        <w:rPr>
          <w:lang w:val="sv-SE"/>
        </w:rPr>
        <w:t xml:space="preserve"> </w:t>
      </w:r>
      <w:r w:rsidR="00DA7DDC">
        <w:rPr>
          <w:lang w:val="sv-SE"/>
        </w:rPr>
        <w:t xml:space="preserve">”Listen to </w:t>
      </w:r>
      <w:proofErr w:type="spellStart"/>
      <w:r w:rsidR="00DA7DDC">
        <w:rPr>
          <w:lang w:val="sv-SE"/>
        </w:rPr>
        <w:t>Blog</w:t>
      </w:r>
      <w:proofErr w:type="spellEnd"/>
      <w:r w:rsidR="00DA7DDC">
        <w:rPr>
          <w:lang w:val="sv-SE"/>
        </w:rPr>
        <w:t xml:space="preserve"> Radio</w:t>
      </w:r>
      <w:r w:rsidR="00A03B43">
        <w:rPr>
          <w:lang w:val="sv-SE"/>
        </w:rPr>
        <w:t xml:space="preserve">” knapp läggs till på hemsida vilket är </w:t>
      </w:r>
      <w:r w:rsidR="003A3642">
        <w:rPr>
          <w:lang w:val="sv-SE"/>
        </w:rPr>
        <w:t>start för inloggning.</w:t>
      </w:r>
    </w:p>
    <w:p w14:paraId="05546175" w14:textId="112B8772" w:rsidR="00224AB9" w:rsidRDefault="00224AB9" w:rsidP="00A2445C">
      <w:pPr>
        <w:rPr>
          <w:lang w:val="sv-SE"/>
        </w:rPr>
      </w:pPr>
      <w:r>
        <w:rPr>
          <w:lang w:val="sv-SE"/>
        </w:rPr>
        <w:t>Hemsida:</w:t>
      </w:r>
    </w:p>
    <w:p w14:paraId="6B8D137E" w14:textId="308BF064" w:rsidR="00224AB9" w:rsidRDefault="00DA7DDC" w:rsidP="00A2445C">
      <w:pPr>
        <w:rPr>
          <w:lang w:val="sv-SE"/>
        </w:rPr>
      </w:pPr>
      <w:r>
        <w:rPr>
          <w:noProof/>
          <w:lang w:val="sv-SE" w:eastAsia="sv-SE" w:bidi="ar-SA"/>
        </w:rPr>
        <w:drawing>
          <wp:inline distT="0" distB="0" distL="0" distR="0" wp14:anchorId="73B0C30D" wp14:editId="04BBB7EF">
            <wp:extent cx="5394960" cy="436626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4366260"/>
                    </a:xfrm>
                    <a:prstGeom prst="rect">
                      <a:avLst/>
                    </a:prstGeom>
                    <a:noFill/>
                    <a:ln>
                      <a:noFill/>
                    </a:ln>
                  </pic:spPr>
                </pic:pic>
              </a:graphicData>
            </a:graphic>
          </wp:inline>
        </w:drawing>
      </w:r>
    </w:p>
    <w:p w14:paraId="4DF7CDE5" w14:textId="0E12FC9F" w:rsidR="00406DBD" w:rsidRDefault="00406DBD">
      <w:pPr>
        <w:rPr>
          <w:lang w:val="sv-SE"/>
        </w:rPr>
      </w:pPr>
      <w:r>
        <w:rPr>
          <w:lang w:val="sv-SE"/>
        </w:rPr>
        <w:br w:type="page"/>
      </w:r>
    </w:p>
    <w:p w14:paraId="3A25BA52" w14:textId="69167B64" w:rsidR="00224AB9" w:rsidRDefault="002F258D" w:rsidP="00A2445C">
      <w:pPr>
        <w:rPr>
          <w:lang w:val="sv-SE"/>
        </w:rPr>
      </w:pPr>
      <w:r>
        <w:rPr>
          <w:lang w:val="sv-SE"/>
        </w:rPr>
        <w:lastRenderedPageBreak/>
        <w:t xml:space="preserve">Hemsida via </w:t>
      </w:r>
      <w:r w:rsidR="00224AB9">
        <w:rPr>
          <w:lang w:val="sv-SE"/>
        </w:rPr>
        <w:t>Mobil</w:t>
      </w:r>
      <w:r w:rsidR="002A5E7F">
        <w:rPr>
          <w:lang w:val="sv-SE"/>
        </w:rPr>
        <w:t>:</w:t>
      </w:r>
    </w:p>
    <w:p w14:paraId="02BEC71A" w14:textId="14564A4C" w:rsidR="002A5E7F" w:rsidRDefault="004D30C0" w:rsidP="00A2445C">
      <w:pPr>
        <w:rPr>
          <w:lang w:val="sv-SE"/>
        </w:rPr>
      </w:pPr>
      <w:r>
        <w:rPr>
          <w:noProof/>
          <w:lang w:val="sv-SE" w:eastAsia="sv-SE" w:bidi="ar-SA"/>
        </w:rPr>
        <w:drawing>
          <wp:inline distT="0" distB="0" distL="0" distR="0" wp14:anchorId="0D514769" wp14:editId="32B99357">
            <wp:extent cx="2301240" cy="3314700"/>
            <wp:effectExtent l="0" t="0" r="381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1240" cy="3314700"/>
                    </a:xfrm>
                    <a:prstGeom prst="rect">
                      <a:avLst/>
                    </a:prstGeom>
                    <a:noFill/>
                    <a:ln>
                      <a:noFill/>
                    </a:ln>
                  </pic:spPr>
                </pic:pic>
              </a:graphicData>
            </a:graphic>
          </wp:inline>
        </w:drawing>
      </w:r>
    </w:p>
    <w:p w14:paraId="7A90E36F" w14:textId="77777777" w:rsidR="00EB7046" w:rsidRDefault="00EB7046" w:rsidP="00A2445C">
      <w:pPr>
        <w:rPr>
          <w:lang w:val="sv-SE"/>
        </w:rPr>
      </w:pPr>
    </w:p>
    <w:p w14:paraId="23721350" w14:textId="589D461D" w:rsidR="00EB7046" w:rsidRDefault="00EB7046" w:rsidP="00A2445C">
      <w:pPr>
        <w:rPr>
          <w:lang w:val="sv-SE"/>
        </w:rPr>
      </w:pPr>
      <w:r>
        <w:rPr>
          <w:lang w:val="sv-SE"/>
        </w:rPr>
        <w:t>Menyval:</w:t>
      </w:r>
    </w:p>
    <w:p w14:paraId="6A5BA386" w14:textId="02690CF4" w:rsidR="00406DBD" w:rsidRDefault="004D30C0" w:rsidP="00A2445C">
      <w:pPr>
        <w:rPr>
          <w:lang w:val="sv-SE"/>
        </w:rPr>
      </w:pPr>
      <w:r>
        <w:rPr>
          <w:noProof/>
          <w:lang w:val="sv-SE" w:eastAsia="sv-SE" w:bidi="ar-SA"/>
        </w:rPr>
        <w:drawing>
          <wp:inline distT="0" distB="0" distL="0" distR="0" wp14:anchorId="3016F7E1" wp14:editId="4EEA5E49">
            <wp:extent cx="2301240" cy="1432560"/>
            <wp:effectExtent l="0" t="0" r="381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240" cy="1432560"/>
                    </a:xfrm>
                    <a:prstGeom prst="rect">
                      <a:avLst/>
                    </a:prstGeom>
                    <a:noFill/>
                    <a:ln>
                      <a:noFill/>
                    </a:ln>
                  </pic:spPr>
                </pic:pic>
              </a:graphicData>
            </a:graphic>
          </wp:inline>
        </w:drawing>
      </w:r>
    </w:p>
    <w:p w14:paraId="1322975A" w14:textId="77777777" w:rsidR="00406DBD" w:rsidRDefault="00406DBD">
      <w:pPr>
        <w:rPr>
          <w:lang w:val="sv-SE"/>
        </w:rPr>
      </w:pPr>
      <w:r>
        <w:rPr>
          <w:lang w:val="sv-SE"/>
        </w:rPr>
        <w:br w:type="page"/>
      </w:r>
    </w:p>
    <w:p w14:paraId="54BE911D" w14:textId="2C2305E1" w:rsidR="003E38DD" w:rsidRDefault="003E38DD" w:rsidP="00A2445C">
      <w:pPr>
        <w:rPr>
          <w:b/>
          <w:u w:val="single"/>
          <w:lang w:val="sv-SE"/>
        </w:rPr>
      </w:pPr>
      <w:r w:rsidRPr="003E38DD">
        <w:rPr>
          <w:b/>
          <w:u w:val="single"/>
          <w:lang w:val="sv-SE"/>
        </w:rPr>
        <w:lastRenderedPageBreak/>
        <w:t>Inloggning med användarkonton</w:t>
      </w:r>
    </w:p>
    <w:p w14:paraId="38199408" w14:textId="15AB8EA3" w:rsidR="000545DA" w:rsidRDefault="00DD2B11" w:rsidP="00A2445C">
      <w:pPr>
        <w:rPr>
          <w:lang w:val="sv-SE"/>
        </w:rPr>
      </w:pPr>
      <w:r>
        <w:rPr>
          <w:lang w:val="sv-SE"/>
        </w:rPr>
        <w:t xml:space="preserve">För att få tillgång till </w:t>
      </w:r>
      <w:proofErr w:type="spellStart"/>
      <w:r>
        <w:rPr>
          <w:lang w:val="sv-SE"/>
        </w:rPr>
        <w:t>blog</w:t>
      </w:r>
      <w:proofErr w:type="spellEnd"/>
      <w:r w:rsidR="000545DA" w:rsidRPr="000545DA">
        <w:rPr>
          <w:lang w:val="sv-SE"/>
        </w:rPr>
        <w:t xml:space="preserve"> radion så måste man ha ett användarkonto upplagt. </w:t>
      </w:r>
    </w:p>
    <w:p w14:paraId="3FE5E4A6" w14:textId="1C620262" w:rsidR="000545DA" w:rsidRPr="001862BB" w:rsidRDefault="000545DA" w:rsidP="000545DA">
      <w:pPr>
        <w:pStyle w:val="Liststycke"/>
        <w:numPr>
          <w:ilvl w:val="0"/>
          <w:numId w:val="24"/>
        </w:numPr>
        <w:rPr>
          <w:lang w:val="sv-SE"/>
        </w:rPr>
      </w:pPr>
      <w:r w:rsidRPr="000545DA">
        <w:rPr>
          <w:lang w:val="sv-SE"/>
        </w:rPr>
        <w:t xml:space="preserve">Kontot </w:t>
      </w:r>
      <w:r w:rsidR="00AC0659">
        <w:rPr>
          <w:lang w:val="sv-SE"/>
        </w:rPr>
        <w:t xml:space="preserve">ska bestå av </w:t>
      </w:r>
      <w:r w:rsidR="002C19A8">
        <w:rPr>
          <w:lang w:val="sv-SE"/>
        </w:rPr>
        <w:t xml:space="preserve">användarnamn, </w:t>
      </w:r>
      <w:r w:rsidR="001862BB">
        <w:rPr>
          <w:lang w:val="sv-SE"/>
        </w:rPr>
        <w:t>epost</w:t>
      </w:r>
      <w:r w:rsidRPr="000545DA">
        <w:rPr>
          <w:lang w:val="sv-SE"/>
        </w:rPr>
        <w:t xml:space="preserve"> samt lösenord.</w:t>
      </w:r>
      <w:r w:rsidR="001862BB">
        <w:rPr>
          <w:lang w:val="sv-SE"/>
        </w:rPr>
        <w:t xml:space="preserve"> </w:t>
      </w:r>
      <w:r w:rsidR="002C19A8" w:rsidRPr="001862BB">
        <w:rPr>
          <w:lang w:val="sv-SE"/>
        </w:rPr>
        <w:t xml:space="preserve">Vi väljer både användarnamn och epost eftersom det i framtida versioner kommer att finnas ett tävlingsmoment. Man ska då kunna ta med sig sitt användarkonto om man slutar på ett jobb och börjar ett annat. </w:t>
      </w:r>
      <w:proofErr w:type="spellStart"/>
      <w:r w:rsidR="002C19A8" w:rsidRPr="001862BB">
        <w:rPr>
          <w:lang w:val="sv-SE"/>
        </w:rPr>
        <w:t>Sales</w:t>
      </w:r>
      <w:proofErr w:type="spellEnd"/>
      <w:r w:rsidR="002C19A8" w:rsidRPr="001862BB">
        <w:rPr>
          <w:lang w:val="sv-SE"/>
        </w:rPr>
        <w:t xml:space="preserve"> Scenario är i princip en personlig tjänst där kanske inte företagsledning har en aning om hur säljaren tar hjälp eller vad han använder för verktyg för att nå sina mål. Vi vill bli den enskilda säljarens hjälpande hand, till tjänst precis när det behövs!</w:t>
      </w:r>
    </w:p>
    <w:p w14:paraId="30180C3C" w14:textId="259A3536" w:rsidR="000545DA" w:rsidRDefault="000545DA" w:rsidP="000545DA">
      <w:pPr>
        <w:pStyle w:val="Liststycke"/>
        <w:numPr>
          <w:ilvl w:val="0"/>
          <w:numId w:val="24"/>
        </w:numPr>
        <w:rPr>
          <w:lang w:val="sv-SE"/>
        </w:rPr>
      </w:pPr>
      <w:r>
        <w:rPr>
          <w:lang w:val="sv-SE"/>
        </w:rPr>
        <w:t>Man ska ha möjlighet att få tillgång till glömd inloggning.</w:t>
      </w:r>
    </w:p>
    <w:p w14:paraId="30811C0F" w14:textId="37475235" w:rsidR="007141B7" w:rsidRDefault="007141B7" w:rsidP="000545DA">
      <w:pPr>
        <w:pStyle w:val="Liststycke"/>
        <w:numPr>
          <w:ilvl w:val="0"/>
          <w:numId w:val="24"/>
        </w:numPr>
        <w:rPr>
          <w:lang w:val="sv-SE"/>
        </w:rPr>
      </w:pPr>
      <w:r>
        <w:rPr>
          <w:lang w:val="sv-SE"/>
        </w:rPr>
        <w:t>Man ska ha möjlighet att få inloggningen ”sparad” (Kom ihåg mig).</w:t>
      </w:r>
    </w:p>
    <w:p w14:paraId="46298B34" w14:textId="28A0A8BD" w:rsidR="009A1A3B" w:rsidRDefault="009A1A3B" w:rsidP="000545DA">
      <w:pPr>
        <w:pStyle w:val="Liststycke"/>
        <w:numPr>
          <w:ilvl w:val="0"/>
          <w:numId w:val="24"/>
        </w:numPr>
        <w:rPr>
          <w:lang w:val="sv-SE"/>
        </w:rPr>
      </w:pPr>
      <w:r>
        <w:rPr>
          <w:lang w:val="sv-SE"/>
        </w:rPr>
        <w:t xml:space="preserve">Man ska kunna ändra sin </w:t>
      </w:r>
      <w:r w:rsidR="001862BB">
        <w:rPr>
          <w:lang w:val="sv-SE"/>
        </w:rPr>
        <w:t>epost</w:t>
      </w:r>
      <w:r>
        <w:rPr>
          <w:lang w:val="sv-SE"/>
        </w:rPr>
        <w:t xml:space="preserve"> och lösenord men inte sitt kontonamn.</w:t>
      </w:r>
    </w:p>
    <w:p w14:paraId="718BB4AA" w14:textId="703776EA" w:rsidR="00DD2B11" w:rsidRPr="001862BB" w:rsidRDefault="006C3DBD" w:rsidP="000545DA">
      <w:pPr>
        <w:pStyle w:val="Liststycke"/>
        <w:numPr>
          <w:ilvl w:val="0"/>
          <w:numId w:val="24"/>
        </w:numPr>
        <w:rPr>
          <w:lang w:val="sv-SE"/>
        </w:rPr>
      </w:pPr>
      <w:r>
        <w:rPr>
          <w:lang w:val="sv-SE"/>
        </w:rPr>
        <w:t xml:space="preserve">Vi har ingen befintlig databas med användarkonton idag utan detta är något som måste kopplas till webblösningen. </w:t>
      </w:r>
    </w:p>
    <w:p w14:paraId="18A9762D" w14:textId="137B994F" w:rsidR="009A1A3B" w:rsidRPr="001862BB" w:rsidRDefault="009A1A3B" w:rsidP="000545DA">
      <w:pPr>
        <w:pStyle w:val="Liststycke"/>
        <w:numPr>
          <w:ilvl w:val="0"/>
          <w:numId w:val="24"/>
        </w:numPr>
        <w:rPr>
          <w:lang w:val="sv-SE"/>
        </w:rPr>
      </w:pPr>
      <w:r w:rsidRPr="001862BB">
        <w:rPr>
          <w:lang w:val="sv-SE"/>
        </w:rPr>
        <w:t xml:space="preserve">Ska finnas en länk till </w:t>
      </w:r>
      <w:proofErr w:type="spellStart"/>
      <w:r w:rsidRPr="001862BB">
        <w:rPr>
          <w:lang w:val="sv-SE"/>
        </w:rPr>
        <w:t>Privacy</w:t>
      </w:r>
      <w:proofErr w:type="spellEnd"/>
      <w:r w:rsidRPr="001862BB">
        <w:rPr>
          <w:lang w:val="sv-SE"/>
        </w:rPr>
        <w:t xml:space="preserve"> Policy direkt där man skapar sitt konto, vilket blir själva medgivandet (finns färdigt på salesscenario.com)</w:t>
      </w:r>
    </w:p>
    <w:p w14:paraId="5571E654" w14:textId="40248FF5" w:rsidR="000545DA" w:rsidRDefault="00D939A1" w:rsidP="00A2445C">
      <w:pPr>
        <w:rPr>
          <w:lang w:val="sv-SE"/>
        </w:rPr>
      </w:pPr>
      <w:r>
        <w:rPr>
          <w:noProof/>
          <w:lang w:val="sv-SE" w:eastAsia="sv-SE" w:bidi="ar-SA"/>
        </w:rPr>
        <w:drawing>
          <wp:inline distT="0" distB="0" distL="0" distR="0" wp14:anchorId="210441B8" wp14:editId="4C219A2D">
            <wp:extent cx="3787140" cy="2644140"/>
            <wp:effectExtent l="0" t="0" r="3810" b="381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7140" cy="2644140"/>
                    </a:xfrm>
                    <a:prstGeom prst="rect">
                      <a:avLst/>
                    </a:prstGeom>
                    <a:noFill/>
                    <a:ln>
                      <a:noFill/>
                    </a:ln>
                  </pic:spPr>
                </pic:pic>
              </a:graphicData>
            </a:graphic>
          </wp:inline>
        </w:drawing>
      </w:r>
    </w:p>
    <w:p w14:paraId="57D977F8" w14:textId="59305829" w:rsidR="007141B7" w:rsidRPr="000545DA" w:rsidRDefault="00D939A1" w:rsidP="00A2445C">
      <w:pPr>
        <w:rPr>
          <w:lang w:val="sv-SE"/>
        </w:rPr>
      </w:pPr>
      <w:r>
        <w:rPr>
          <w:noProof/>
          <w:lang w:val="sv-SE" w:eastAsia="sv-SE" w:bidi="ar-SA"/>
        </w:rPr>
        <w:lastRenderedPageBreak/>
        <w:drawing>
          <wp:inline distT="0" distB="0" distL="0" distR="0" wp14:anchorId="358F1695" wp14:editId="175CAB9D">
            <wp:extent cx="3787140" cy="2644140"/>
            <wp:effectExtent l="0" t="0" r="3810" b="381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140" cy="2644140"/>
                    </a:xfrm>
                    <a:prstGeom prst="rect">
                      <a:avLst/>
                    </a:prstGeom>
                    <a:noFill/>
                    <a:ln>
                      <a:noFill/>
                    </a:ln>
                  </pic:spPr>
                </pic:pic>
              </a:graphicData>
            </a:graphic>
          </wp:inline>
        </w:drawing>
      </w:r>
    </w:p>
    <w:p w14:paraId="2DD1EA3D" w14:textId="30B019FF" w:rsidR="003E38DD" w:rsidRDefault="004D3D0B" w:rsidP="00A2445C">
      <w:pPr>
        <w:rPr>
          <w:b/>
          <w:u w:val="single"/>
          <w:lang w:val="sv-SE"/>
        </w:rPr>
      </w:pPr>
      <w:proofErr w:type="spellStart"/>
      <w:r>
        <w:rPr>
          <w:b/>
          <w:u w:val="single"/>
          <w:lang w:val="sv-SE"/>
        </w:rPr>
        <w:t>Blog</w:t>
      </w:r>
      <w:proofErr w:type="spellEnd"/>
      <w:r w:rsidR="003E38DD">
        <w:rPr>
          <w:b/>
          <w:u w:val="single"/>
          <w:lang w:val="sv-SE"/>
        </w:rPr>
        <w:t xml:space="preserve"> Radio</w:t>
      </w:r>
    </w:p>
    <w:p w14:paraId="5C9D488A" w14:textId="4F54B0AD" w:rsidR="00862EA9" w:rsidRDefault="00862EA9" w:rsidP="00A2445C">
      <w:pPr>
        <w:rPr>
          <w:lang w:val="sv-SE"/>
        </w:rPr>
      </w:pPr>
      <w:r w:rsidRPr="00862EA9">
        <w:rPr>
          <w:lang w:val="sv-SE"/>
        </w:rPr>
        <w:t xml:space="preserve">När man väl är inloggad ska man få tillgång till </w:t>
      </w:r>
      <w:proofErr w:type="spellStart"/>
      <w:r w:rsidRPr="00862EA9">
        <w:rPr>
          <w:lang w:val="sv-SE"/>
        </w:rPr>
        <w:t>blog</w:t>
      </w:r>
      <w:proofErr w:type="spellEnd"/>
      <w:r w:rsidRPr="00862EA9">
        <w:rPr>
          <w:lang w:val="sv-SE"/>
        </w:rPr>
        <w:t xml:space="preserve"> radion</w:t>
      </w:r>
      <w:r>
        <w:rPr>
          <w:lang w:val="sv-SE"/>
        </w:rPr>
        <w:t>.</w:t>
      </w:r>
      <w:r w:rsidR="00CE4C66">
        <w:rPr>
          <w:lang w:val="sv-SE"/>
        </w:rPr>
        <w:t xml:space="preserve"> Krav för </w:t>
      </w:r>
      <w:proofErr w:type="spellStart"/>
      <w:r w:rsidR="00CE4C66">
        <w:rPr>
          <w:lang w:val="sv-SE"/>
        </w:rPr>
        <w:t>blog</w:t>
      </w:r>
      <w:proofErr w:type="spellEnd"/>
      <w:r w:rsidR="00CE4C66">
        <w:rPr>
          <w:lang w:val="sv-SE"/>
        </w:rPr>
        <w:t xml:space="preserve"> radion:</w:t>
      </w:r>
    </w:p>
    <w:p w14:paraId="2B9BEB38" w14:textId="387D3250" w:rsidR="00CE4C66" w:rsidRDefault="00CE4C66" w:rsidP="00CE4C66">
      <w:pPr>
        <w:pStyle w:val="Liststycke"/>
        <w:numPr>
          <w:ilvl w:val="0"/>
          <w:numId w:val="26"/>
        </w:numPr>
        <w:rPr>
          <w:lang w:val="sv-SE"/>
        </w:rPr>
      </w:pPr>
      <w:r>
        <w:rPr>
          <w:lang w:val="sv-SE"/>
        </w:rPr>
        <w:t>Starta/Stoppa/Pausa uppspelning</w:t>
      </w:r>
    </w:p>
    <w:p w14:paraId="7F0ACA9D" w14:textId="2AB04AAB" w:rsidR="00CE4C66" w:rsidRDefault="00CE4C66" w:rsidP="00CE4C66">
      <w:pPr>
        <w:pStyle w:val="Liststycke"/>
        <w:numPr>
          <w:ilvl w:val="0"/>
          <w:numId w:val="26"/>
        </w:numPr>
        <w:rPr>
          <w:lang w:val="sv-SE"/>
        </w:rPr>
      </w:pPr>
      <w:r>
        <w:rPr>
          <w:lang w:val="sv-SE"/>
        </w:rPr>
        <w:t xml:space="preserve">Bild på </w:t>
      </w:r>
      <w:r w:rsidR="009A1A3B">
        <w:rPr>
          <w:lang w:val="sv-SE"/>
        </w:rPr>
        <w:t>experten</w:t>
      </w:r>
    </w:p>
    <w:p w14:paraId="5097F3FA" w14:textId="4FC24462" w:rsidR="00CE4C66" w:rsidRDefault="00CE4C66" w:rsidP="00CE4C66">
      <w:pPr>
        <w:pStyle w:val="Liststycke"/>
        <w:numPr>
          <w:ilvl w:val="0"/>
          <w:numId w:val="26"/>
        </w:numPr>
        <w:rPr>
          <w:lang w:val="sv-SE"/>
        </w:rPr>
      </w:pPr>
      <w:r>
        <w:rPr>
          <w:lang w:val="sv-SE"/>
        </w:rPr>
        <w:t xml:space="preserve">Länk till </w:t>
      </w:r>
      <w:r w:rsidR="009A1A3B">
        <w:rPr>
          <w:lang w:val="sv-SE"/>
        </w:rPr>
        <w:t xml:space="preserve">expertens </w:t>
      </w:r>
      <w:r>
        <w:rPr>
          <w:lang w:val="sv-SE"/>
        </w:rPr>
        <w:t>hemsida</w:t>
      </w:r>
      <w:r w:rsidR="009A1A3B">
        <w:rPr>
          <w:lang w:val="sv-SE"/>
        </w:rPr>
        <w:t xml:space="preserve"> eller profil LinkedIn (denna info har vi)</w:t>
      </w:r>
    </w:p>
    <w:p w14:paraId="38B40C8A" w14:textId="405E9B82" w:rsidR="00CE4C66" w:rsidRDefault="00CE4C66" w:rsidP="00CE4C66">
      <w:pPr>
        <w:pStyle w:val="Liststycke"/>
        <w:numPr>
          <w:ilvl w:val="0"/>
          <w:numId w:val="26"/>
        </w:numPr>
        <w:rPr>
          <w:lang w:val="sv-SE"/>
        </w:rPr>
      </w:pPr>
      <w:r>
        <w:rPr>
          <w:lang w:val="sv-SE"/>
        </w:rPr>
        <w:t xml:space="preserve">Kort infotext om </w:t>
      </w:r>
      <w:r w:rsidR="009A1A3B">
        <w:rPr>
          <w:lang w:val="sv-SE"/>
        </w:rPr>
        <w:t>experten</w:t>
      </w:r>
    </w:p>
    <w:p w14:paraId="088098FB" w14:textId="3EC822D7" w:rsidR="009E7216" w:rsidRDefault="009E7216" w:rsidP="00CE4C66">
      <w:pPr>
        <w:pStyle w:val="Liststycke"/>
        <w:numPr>
          <w:ilvl w:val="0"/>
          <w:numId w:val="26"/>
        </w:numPr>
        <w:rPr>
          <w:lang w:val="sv-SE"/>
        </w:rPr>
      </w:pPr>
      <w:r>
        <w:rPr>
          <w:lang w:val="sv-SE"/>
        </w:rPr>
        <w:t xml:space="preserve">Kunna filtrera på experters kompetensområde (en färdig alternativlista med ca 10-12 möjliga val). Om </w:t>
      </w:r>
      <w:proofErr w:type="gramStart"/>
      <w:r>
        <w:rPr>
          <w:lang w:val="sv-SE"/>
        </w:rPr>
        <w:t>ej</w:t>
      </w:r>
      <w:proofErr w:type="gramEnd"/>
      <w:r>
        <w:rPr>
          <w:lang w:val="sv-SE"/>
        </w:rPr>
        <w:t xml:space="preserve"> valt ska alla experter visas</w:t>
      </w:r>
    </w:p>
    <w:p w14:paraId="04B27373" w14:textId="007B5981" w:rsidR="00C96388" w:rsidRDefault="00D6441C" w:rsidP="00C96388">
      <w:pPr>
        <w:pStyle w:val="Liststycke"/>
        <w:numPr>
          <w:ilvl w:val="0"/>
          <w:numId w:val="26"/>
        </w:numPr>
        <w:rPr>
          <w:lang w:val="sv-SE"/>
        </w:rPr>
      </w:pPr>
      <w:r>
        <w:rPr>
          <w:lang w:val="sv-SE"/>
        </w:rPr>
        <w:t>Filformat mp3, m4</w:t>
      </w:r>
      <w:r w:rsidR="009E7216">
        <w:rPr>
          <w:lang w:val="sv-SE"/>
        </w:rPr>
        <w:t xml:space="preserve">a (skapas t ex av Apples </w:t>
      </w:r>
      <w:proofErr w:type="spellStart"/>
      <w:r w:rsidR="009E7216">
        <w:rPr>
          <w:lang w:val="sv-SE"/>
        </w:rPr>
        <w:t>app</w:t>
      </w:r>
      <w:proofErr w:type="spellEnd"/>
      <w:r w:rsidR="009E7216">
        <w:rPr>
          <w:lang w:val="sv-SE"/>
        </w:rPr>
        <w:t xml:space="preserve"> Voice Memo)</w:t>
      </w:r>
    </w:p>
    <w:p w14:paraId="407352AD" w14:textId="7ADD5752" w:rsidR="00D6441C" w:rsidRPr="00C555F7" w:rsidRDefault="00C96388" w:rsidP="00A2445C">
      <w:pPr>
        <w:pStyle w:val="Liststycke"/>
        <w:numPr>
          <w:ilvl w:val="0"/>
          <w:numId w:val="26"/>
        </w:numPr>
        <w:rPr>
          <w:lang w:val="sv-SE"/>
        </w:rPr>
      </w:pPr>
      <w:r w:rsidRPr="00C96388">
        <w:rPr>
          <w:lang w:val="sv-SE"/>
        </w:rPr>
        <w:t>P</w:t>
      </w:r>
      <w:r w:rsidR="00DE742D" w:rsidRPr="00C96388">
        <w:rPr>
          <w:lang w:val="sv-SE"/>
        </w:rPr>
        <w:t xml:space="preserve">lats för inbjudningsknapp </w:t>
      </w:r>
      <w:r w:rsidR="009E7216">
        <w:rPr>
          <w:lang w:val="sv-SE"/>
        </w:rPr>
        <w:t>(</w:t>
      </w:r>
      <w:r w:rsidR="00DE742D" w:rsidRPr="00C96388">
        <w:rPr>
          <w:lang w:val="sv-SE"/>
        </w:rPr>
        <w:t>i framtiden)</w:t>
      </w:r>
    </w:p>
    <w:p w14:paraId="56A54893" w14:textId="248806E7" w:rsidR="003E38DD" w:rsidRDefault="003E38DD" w:rsidP="00A2445C">
      <w:pPr>
        <w:rPr>
          <w:b/>
          <w:u w:val="single"/>
          <w:lang w:val="sv-SE"/>
        </w:rPr>
      </w:pPr>
      <w:r>
        <w:rPr>
          <w:b/>
          <w:u w:val="single"/>
          <w:lang w:val="sv-SE"/>
        </w:rPr>
        <w:t>Användargräns</w:t>
      </w:r>
      <w:r w:rsidR="00334AB7">
        <w:rPr>
          <w:b/>
          <w:u w:val="single"/>
          <w:lang w:val="sv-SE"/>
        </w:rPr>
        <w:t>s</w:t>
      </w:r>
      <w:r>
        <w:rPr>
          <w:b/>
          <w:u w:val="single"/>
          <w:lang w:val="sv-SE"/>
        </w:rPr>
        <w:t>nitt</w:t>
      </w:r>
    </w:p>
    <w:p w14:paraId="059B272C" w14:textId="73B452F7" w:rsidR="0095301E" w:rsidRDefault="0095301E" w:rsidP="00A2445C">
      <w:pPr>
        <w:rPr>
          <w:lang w:val="sv-SE"/>
        </w:rPr>
      </w:pPr>
      <w:r w:rsidRPr="0095301E">
        <w:rPr>
          <w:lang w:val="sv-SE"/>
        </w:rPr>
        <w:t>Vi ställer höga krav på användargräns</w:t>
      </w:r>
      <w:r>
        <w:rPr>
          <w:lang w:val="sv-SE"/>
        </w:rPr>
        <w:t>s</w:t>
      </w:r>
      <w:r w:rsidRPr="0095301E">
        <w:rPr>
          <w:lang w:val="sv-SE"/>
        </w:rPr>
        <w:t>nitt</w:t>
      </w:r>
      <w:r>
        <w:rPr>
          <w:lang w:val="sv-SE"/>
        </w:rPr>
        <w:t>et</w:t>
      </w:r>
      <w:r w:rsidRPr="0095301E">
        <w:rPr>
          <w:lang w:val="sv-SE"/>
        </w:rPr>
        <w:t xml:space="preserve"> och design</w:t>
      </w:r>
      <w:r>
        <w:rPr>
          <w:lang w:val="sv-SE"/>
        </w:rPr>
        <w:t>en</w:t>
      </w:r>
      <w:r w:rsidRPr="0095301E">
        <w:rPr>
          <w:lang w:val="sv-SE"/>
        </w:rPr>
        <w:t xml:space="preserve">. </w:t>
      </w:r>
      <w:r w:rsidR="00625C32">
        <w:rPr>
          <w:lang w:val="sv-SE"/>
        </w:rPr>
        <w:t xml:space="preserve">Det behöver vara en </w:t>
      </w:r>
      <w:proofErr w:type="spellStart"/>
      <w:r w:rsidR="00625C32">
        <w:rPr>
          <w:lang w:val="sv-SE"/>
        </w:rPr>
        <w:t>responsiv</w:t>
      </w:r>
      <w:proofErr w:type="spellEnd"/>
      <w:r w:rsidR="00625C32">
        <w:rPr>
          <w:lang w:val="sv-SE"/>
        </w:rPr>
        <w:t xml:space="preserve"> web</w:t>
      </w:r>
      <w:r w:rsidR="00AC0659">
        <w:rPr>
          <w:lang w:val="sv-SE"/>
        </w:rPr>
        <w:t>b</w:t>
      </w:r>
      <w:r w:rsidR="00625C32">
        <w:rPr>
          <w:lang w:val="sv-SE"/>
        </w:rPr>
        <w:t>design så att we</w:t>
      </w:r>
      <w:r w:rsidR="00AC0659">
        <w:rPr>
          <w:lang w:val="sv-SE"/>
        </w:rPr>
        <w:t>b</w:t>
      </w:r>
      <w:r w:rsidR="00625C32">
        <w:rPr>
          <w:lang w:val="sv-SE"/>
        </w:rPr>
        <w:t xml:space="preserve">bplatsen kan ses på mobil, läsplatta och dator. </w:t>
      </w:r>
      <w:r w:rsidR="00D26F9D">
        <w:rPr>
          <w:lang w:val="sv-SE"/>
        </w:rPr>
        <w:t>Web</w:t>
      </w:r>
      <w:r w:rsidR="00AC0659">
        <w:rPr>
          <w:lang w:val="sv-SE"/>
        </w:rPr>
        <w:t>b</w:t>
      </w:r>
      <w:r w:rsidR="00D26F9D">
        <w:rPr>
          <w:lang w:val="sv-SE"/>
        </w:rPr>
        <w:t>pl</w:t>
      </w:r>
      <w:r w:rsidR="00DD2E38">
        <w:rPr>
          <w:lang w:val="sv-SE"/>
        </w:rPr>
        <w:t xml:space="preserve">atsen ska fungera för Windows, </w:t>
      </w:r>
      <w:proofErr w:type="spellStart"/>
      <w:r w:rsidR="00DD2E38">
        <w:rPr>
          <w:lang w:val="sv-SE"/>
        </w:rPr>
        <w:t>i</w:t>
      </w:r>
      <w:r w:rsidR="00D26F9D">
        <w:rPr>
          <w:lang w:val="sv-SE"/>
        </w:rPr>
        <w:t>OS</w:t>
      </w:r>
      <w:proofErr w:type="spellEnd"/>
      <w:r w:rsidR="00D26F9D">
        <w:rPr>
          <w:lang w:val="sv-SE"/>
        </w:rPr>
        <w:t xml:space="preserve"> och Android. </w:t>
      </w:r>
      <w:r w:rsidR="00CE4C66">
        <w:rPr>
          <w:lang w:val="sv-SE"/>
        </w:rPr>
        <w:t>Vi vill ha en design som är enkel och</w:t>
      </w:r>
      <w:r>
        <w:rPr>
          <w:lang w:val="sv-SE"/>
        </w:rPr>
        <w:t xml:space="preserve"> användarvänlig</w:t>
      </w:r>
      <w:r w:rsidR="00CE4C66">
        <w:rPr>
          <w:lang w:val="sv-SE"/>
        </w:rPr>
        <w:t xml:space="preserve"> med </w:t>
      </w:r>
      <w:proofErr w:type="spellStart"/>
      <w:r w:rsidR="00DE742D">
        <w:rPr>
          <w:lang w:val="sv-SE"/>
        </w:rPr>
        <w:t>Spotify</w:t>
      </w:r>
      <w:proofErr w:type="spellEnd"/>
      <w:r w:rsidR="009A1A3B">
        <w:rPr>
          <w:lang w:val="sv-SE"/>
        </w:rPr>
        <w:t>/SONOS-</w:t>
      </w:r>
      <w:r w:rsidR="00CE4C66">
        <w:rPr>
          <w:lang w:val="sv-SE"/>
        </w:rPr>
        <w:t>liknande funktionalitet</w:t>
      </w:r>
      <w:r w:rsidR="00D939A1">
        <w:rPr>
          <w:lang w:val="sv-SE"/>
        </w:rPr>
        <w:t xml:space="preserve"> och utseende</w:t>
      </w:r>
      <w:r>
        <w:rPr>
          <w:lang w:val="sv-SE"/>
        </w:rPr>
        <w:t xml:space="preserve">. Se exempel nedan. Här önskar vi att ni kommer med förslag </w:t>
      </w:r>
      <w:r w:rsidR="00DE742D">
        <w:rPr>
          <w:lang w:val="sv-SE"/>
        </w:rPr>
        <w:t xml:space="preserve">– </w:t>
      </w:r>
      <w:r>
        <w:rPr>
          <w:lang w:val="sv-SE"/>
        </w:rPr>
        <w:t>gärna</w:t>
      </w:r>
      <w:r w:rsidR="00DE742D">
        <w:rPr>
          <w:lang w:val="sv-SE"/>
        </w:rPr>
        <w:t xml:space="preserve"> </w:t>
      </w:r>
      <w:r>
        <w:rPr>
          <w:lang w:val="sv-SE"/>
        </w:rPr>
        <w:t>fler än ett</w:t>
      </w:r>
      <w:r w:rsidR="00DE742D">
        <w:rPr>
          <w:lang w:val="sv-SE"/>
        </w:rPr>
        <w:t xml:space="preserve"> – </w:t>
      </w:r>
      <w:r>
        <w:rPr>
          <w:lang w:val="sv-SE"/>
        </w:rPr>
        <w:t>på</w:t>
      </w:r>
      <w:r w:rsidR="00DE742D">
        <w:rPr>
          <w:lang w:val="sv-SE"/>
        </w:rPr>
        <w:t xml:space="preserve"> </w:t>
      </w:r>
      <w:r>
        <w:rPr>
          <w:lang w:val="sv-SE"/>
        </w:rPr>
        <w:t>hur det skulle kunna se ut och fungera</w:t>
      </w:r>
      <w:r w:rsidRPr="00D939A1">
        <w:rPr>
          <w:lang w:val="sv-SE"/>
        </w:rPr>
        <w:t>.</w:t>
      </w:r>
      <w:r w:rsidR="00C96388" w:rsidRPr="00C96388">
        <w:rPr>
          <w:lang w:val="sv-SE"/>
        </w:rPr>
        <w:t xml:space="preserve"> </w:t>
      </w:r>
    </w:p>
    <w:p w14:paraId="08F7CBC6" w14:textId="09364415" w:rsidR="001061C8" w:rsidRDefault="00D6441C" w:rsidP="00A2445C">
      <w:pPr>
        <w:rPr>
          <w:lang w:val="sv-SE"/>
        </w:rPr>
      </w:pPr>
      <w:r>
        <w:rPr>
          <w:noProof/>
          <w:lang w:val="sv-SE" w:eastAsia="sv-SE" w:bidi="ar-SA"/>
        </w:rPr>
        <w:lastRenderedPageBreak/>
        <w:drawing>
          <wp:inline distT="0" distB="0" distL="0" distR="0" wp14:anchorId="30B4D7A8" wp14:editId="372107D5">
            <wp:extent cx="3787140" cy="3124200"/>
            <wp:effectExtent l="0" t="0" r="381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7140" cy="3124200"/>
                    </a:xfrm>
                    <a:prstGeom prst="rect">
                      <a:avLst/>
                    </a:prstGeom>
                    <a:noFill/>
                    <a:ln>
                      <a:noFill/>
                    </a:ln>
                  </pic:spPr>
                </pic:pic>
              </a:graphicData>
            </a:graphic>
          </wp:inline>
        </w:drawing>
      </w:r>
    </w:p>
    <w:p w14:paraId="2C3A7843" w14:textId="3FD49AE6" w:rsidR="0095301E" w:rsidRDefault="0095301E" w:rsidP="00A2445C">
      <w:pPr>
        <w:rPr>
          <w:b/>
          <w:u w:val="single"/>
          <w:lang w:val="sv-SE"/>
        </w:rPr>
      </w:pPr>
      <w:r>
        <w:rPr>
          <w:b/>
          <w:u w:val="single"/>
          <w:lang w:val="sv-SE"/>
        </w:rPr>
        <w:t>Administrationssida</w:t>
      </w:r>
    </w:p>
    <w:p w14:paraId="5A245B6F" w14:textId="258CE562" w:rsidR="0095301E" w:rsidRDefault="0095301E" w:rsidP="00A2445C">
      <w:pPr>
        <w:rPr>
          <w:lang w:val="sv-SE"/>
        </w:rPr>
      </w:pPr>
      <w:r>
        <w:rPr>
          <w:lang w:val="sv-SE"/>
        </w:rPr>
        <w:t xml:space="preserve">Till </w:t>
      </w:r>
      <w:proofErr w:type="spellStart"/>
      <w:r>
        <w:rPr>
          <w:lang w:val="sv-SE"/>
        </w:rPr>
        <w:t>Sales</w:t>
      </w:r>
      <w:proofErr w:type="spellEnd"/>
      <w:r>
        <w:rPr>
          <w:lang w:val="sv-SE"/>
        </w:rPr>
        <w:t xml:space="preserve"> Scenario finns idag en administrationssida där Stefan </w:t>
      </w:r>
      <w:r w:rsidR="00517171">
        <w:rPr>
          <w:lang w:val="sv-SE"/>
        </w:rPr>
        <w:t xml:space="preserve">bland annat </w:t>
      </w:r>
      <w:r>
        <w:rPr>
          <w:lang w:val="sv-SE"/>
        </w:rPr>
        <w:t xml:space="preserve">lägger upp nya </w:t>
      </w:r>
      <w:r w:rsidR="00235B9B">
        <w:rPr>
          <w:lang w:val="sv-SE"/>
        </w:rPr>
        <w:t>ljudfiler</w:t>
      </w:r>
      <w:r>
        <w:rPr>
          <w:lang w:val="sv-SE"/>
        </w:rPr>
        <w:t xml:space="preserve"> för Ipad versionen. </w:t>
      </w:r>
      <w:r w:rsidR="00517171">
        <w:rPr>
          <w:lang w:val="sv-SE"/>
        </w:rPr>
        <w:t>Vi önskar även en administrationssida för webblösningen där Stefan kan administrera punkterna nedan.</w:t>
      </w:r>
    </w:p>
    <w:p w14:paraId="05284A41" w14:textId="2176739E" w:rsidR="00844338" w:rsidRDefault="00844338" w:rsidP="00A2445C">
      <w:pPr>
        <w:rPr>
          <w:lang w:val="sv-SE"/>
        </w:rPr>
      </w:pPr>
      <w:r>
        <w:rPr>
          <w:lang w:val="sv-SE"/>
        </w:rPr>
        <w:t>Det som</w:t>
      </w:r>
      <w:r w:rsidR="00C555F7">
        <w:rPr>
          <w:lang w:val="sv-SE"/>
        </w:rPr>
        <w:t xml:space="preserve"> ska </w:t>
      </w:r>
      <w:r>
        <w:rPr>
          <w:lang w:val="sv-SE"/>
        </w:rPr>
        <w:t>administreras är följande:</w:t>
      </w:r>
    </w:p>
    <w:p w14:paraId="75B558EE" w14:textId="1C4A54B2" w:rsidR="00844338" w:rsidRDefault="00844338" w:rsidP="00844338">
      <w:pPr>
        <w:pStyle w:val="Liststycke"/>
        <w:numPr>
          <w:ilvl w:val="0"/>
          <w:numId w:val="25"/>
        </w:numPr>
        <w:rPr>
          <w:lang w:val="sv-SE"/>
        </w:rPr>
      </w:pPr>
      <w:r>
        <w:rPr>
          <w:lang w:val="sv-SE"/>
        </w:rPr>
        <w:t>Podcast (mp3,m4</w:t>
      </w:r>
      <w:r w:rsidR="009E7216">
        <w:rPr>
          <w:lang w:val="sv-SE"/>
        </w:rPr>
        <w:t>a</w:t>
      </w:r>
      <w:r>
        <w:rPr>
          <w:lang w:val="sv-SE"/>
        </w:rPr>
        <w:t>)</w:t>
      </w:r>
    </w:p>
    <w:p w14:paraId="73EAFEC0" w14:textId="77777777" w:rsidR="009E7216" w:rsidRDefault="00844338" w:rsidP="006360C1">
      <w:pPr>
        <w:pStyle w:val="Liststycke"/>
        <w:numPr>
          <w:ilvl w:val="0"/>
          <w:numId w:val="25"/>
        </w:numPr>
        <w:rPr>
          <w:lang w:val="sv-SE"/>
        </w:rPr>
      </w:pPr>
      <w:r w:rsidRPr="009E7216">
        <w:rPr>
          <w:lang w:val="sv-SE"/>
        </w:rPr>
        <w:t xml:space="preserve">Bilder på </w:t>
      </w:r>
      <w:r w:rsidR="002C19A8" w:rsidRPr="009E7216">
        <w:rPr>
          <w:lang w:val="sv-SE"/>
        </w:rPr>
        <w:t>experten (</w:t>
      </w:r>
      <w:r w:rsidRPr="009E7216">
        <w:rPr>
          <w:lang w:val="sv-SE"/>
        </w:rPr>
        <w:t>jpg)</w:t>
      </w:r>
    </w:p>
    <w:p w14:paraId="6F8160E3" w14:textId="5080AFF4" w:rsidR="00844338" w:rsidRPr="009E7216" w:rsidRDefault="00844338" w:rsidP="006360C1">
      <w:pPr>
        <w:pStyle w:val="Liststycke"/>
        <w:numPr>
          <w:ilvl w:val="0"/>
          <w:numId w:val="25"/>
        </w:numPr>
        <w:rPr>
          <w:lang w:val="sv-SE"/>
        </w:rPr>
      </w:pPr>
      <w:r w:rsidRPr="009E7216">
        <w:rPr>
          <w:lang w:val="sv-SE"/>
        </w:rPr>
        <w:t xml:space="preserve">Länk till </w:t>
      </w:r>
      <w:r w:rsidR="002C19A8" w:rsidRPr="009E7216">
        <w:rPr>
          <w:lang w:val="sv-SE"/>
        </w:rPr>
        <w:t>expertens</w:t>
      </w:r>
      <w:r w:rsidRPr="009E7216">
        <w:rPr>
          <w:lang w:val="sv-SE"/>
        </w:rPr>
        <w:t xml:space="preserve"> hemsida</w:t>
      </w:r>
    </w:p>
    <w:p w14:paraId="22A9AF83" w14:textId="2146EACB" w:rsidR="00844338" w:rsidRDefault="00844338" w:rsidP="00844338">
      <w:pPr>
        <w:pStyle w:val="Liststycke"/>
        <w:numPr>
          <w:ilvl w:val="0"/>
          <w:numId w:val="25"/>
        </w:numPr>
        <w:rPr>
          <w:lang w:val="sv-SE"/>
        </w:rPr>
      </w:pPr>
      <w:r>
        <w:rPr>
          <w:lang w:val="sv-SE"/>
        </w:rPr>
        <w:t xml:space="preserve">Kort infotext om </w:t>
      </w:r>
      <w:r w:rsidR="002C19A8">
        <w:rPr>
          <w:lang w:val="sv-SE"/>
        </w:rPr>
        <w:t>experten</w:t>
      </w:r>
    </w:p>
    <w:p w14:paraId="47A41F66" w14:textId="1A40D450" w:rsidR="002C19A8" w:rsidRDefault="002C19A8" w:rsidP="00844338">
      <w:pPr>
        <w:pStyle w:val="Liststycke"/>
        <w:numPr>
          <w:ilvl w:val="0"/>
          <w:numId w:val="25"/>
        </w:numPr>
        <w:rPr>
          <w:lang w:val="sv-SE"/>
        </w:rPr>
      </w:pPr>
      <w:r>
        <w:rPr>
          <w:lang w:val="sv-SE"/>
        </w:rPr>
        <w:t>Expertens tre viktigaste kompetenser (en färdig alternativlista</w:t>
      </w:r>
      <w:r w:rsidR="009A1A3B">
        <w:rPr>
          <w:lang w:val="sv-SE"/>
        </w:rPr>
        <w:t xml:space="preserve"> med ca 10-12 möjliga val</w:t>
      </w:r>
      <w:r>
        <w:rPr>
          <w:lang w:val="sv-SE"/>
        </w:rPr>
        <w:t xml:space="preserve">) </w:t>
      </w:r>
    </w:p>
    <w:p w14:paraId="4326907A" w14:textId="1B5FBE07" w:rsidR="00AE480F" w:rsidRPr="00C555F7" w:rsidRDefault="00517171" w:rsidP="00AF20D4">
      <w:pPr>
        <w:pStyle w:val="Liststycke"/>
        <w:numPr>
          <w:ilvl w:val="0"/>
          <w:numId w:val="25"/>
        </w:numPr>
        <w:rPr>
          <w:lang w:val="sv-SE"/>
        </w:rPr>
      </w:pPr>
      <w:r w:rsidRPr="00517171">
        <w:rPr>
          <w:lang w:val="sv-SE"/>
        </w:rPr>
        <w:t>Användarkonton</w:t>
      </w:r>
    </w:p>
    <w:p w14:paraId="221525E4" w14:textId="6EA71F56" w:rsidR="008D18FC" w:rsidRPr="00E3044A" w:rsidRDefault="008D18FC" w:rsidP="008D18FC">
      <w:pPr>
        <w:pStyle w:val="Rubrik1"/>
        <w:rPr>
          <w:lang w:val="sv-SE"/>
        </w:rPr>
      </w:pPr>
      <w:bookmarkStart w:id="7" w:name="_Toc441046515"/>
      <w:r>
        <w:rPr>
          <w:lang w:val="sv-SE"/>
        </w:rPr>
        <w:t>Framtida funktionalitet</w:t>
      </w:r>
      <w:bookmarkEnd w:id="7"/>
    </w:p>
    <w:p w14:paraId="4A3DA50E" w14:textId="0322B6B1" w:rsidR="003D7734" w:rsidRPr="003D7734" w:rsidRDefault="003D7734" w:rsidP="00AF20D4">
      <w:pPr>
        <w:rPr>
          <w:lang w:val="sv-SE"/>
        </w:rPr>
      </w:pPr>
      <w:r w:rsidRPr="003D7734">
        <w:rPr>
          <w:lang w:val="sv-SE"/>
        </w:rPr>
        <w:t>I detta avsnitt beskrivs framtida funktionalitet</w:t>
      </w:r>
      <w:r>
        <w:rPr>
          <w:lang w:val="sv-SE"/>
        </w:rPr>
        <w:t xml:space="preserve"> och möjligtvis behövs dessa tas hänsyn till när we</w:t>
      </w:r>
      <w:r w:rsidR="00AC0659">
        <w:rPr>
          <w:lang w:val="sv-SE"/>
        </w:rPr>
        <w:t>b</w:t>
      </w:r>
      <w:r>
        <w:rPr>
          <w:lang w:val="sv-SE"/>
        </w:rPr>
        <w:t xml:space="preserve">blösningen byggs. </w:t>
      </w:r>
    </w:p>
    <w:p w14:paraId="0A95D86C" w14:textId="4B57C10E" w:rsidR="00F40AED" w:rsidRDefault="003D7734" w:rsidP="00AF20D4">
      <w:pPr>
        <w:rPr>
          <w:b/>
          <w:u w:val="single"/>
          <w:lang w:val="sv-SE"/>
        </w:rPr>
      </w:pPr>
      <w:proofErr w:type="spellStart"/>
      <w:r>
        <w:rPr>
          <w:b/>
          <w:u w:val="single"/>
          <w:lang w:val="sv-SE"/>
        </w:rPr>
        <w:t>Chatfunk</w:t>
      </w:r>
      <w:r w:rsidR="00F40AED">
        <w:rPr>
          <w:b/>
          <w:u w:val="single"/>
          <w:lang w:val="sv-SE"/>
        </w:rPr>
        <w:t>tion</w:t>
      </w:r>
      <w:proofErr w:type="spellEnd"/>
      <w:r w:rsidR="00F40AED">
        <w:rPr>
          <w:b/>
          <w:u w:val="single"/>
          <w:lang w:val="sv-SE"/>
        </w:rPr>
        <w:t xml:space="preserve"> med betalningslösning</w:t>
      </w:r>
    </w:p>
    <w:p w14:paraId="4E86850B" w14:textId="70F214A7" w:rsidR="007C5616" w:rsidRDefault="00A372B9" w:rsidP="00AF20D4">
      <w:pPr>
        <w:rPr>
          <w:lang w:val="sv-SE"/>
        </w:rPr>
      </w:pPr>
      <w:r>
        <w:rPr>
          <w:lang w:val="sv-SE"/>
        </w:rPr>
        <w:t xml:space="preserve">En användare ska </w:t>
      </w:r>
      <w:r w:rsidR="00FD436B">
        <w:rPr>
          <w:lang w:val="sv-SE"/>
        </w:rPr>
        <w:t xml:space="preserve">kunna köpa konsultation av </w:t>
      </w:r>
      <w:r w:rsidR="009A1A3B">
        <w:rPr>
          <w:lang w:val="sv-SE"/>
        </w:rPr>
        <w:t>experterna (</w:t>
      </w:r>
      <w:r w:rsidR="00FD436B">
        <w:rPr>
          <w:lang w:val="sv-SE"/>
        </w:rPr>
        <w:t>uppläsarna</w:t>
      </w:r>
      <w:r w:rsidR="009A1A3B">
        <w:rPr>
          <w:lang w:val="sv-SE"/>
        </w:rPr>
        <w:t>)</w:t>
      </w:r>
      <w:r w:rsidR="00FD436B">
        <w:rPr>
          <w:lang w:val="sv-SE"/>
        </w:rPr>
        <w:t xml:space="preserve"> i </w:t>
      </w:r>
      <w:proofErr w:type="spellStart"/>
      <w:r w:rsidR="00FD436B">
        <w:rPr>
          <w:lang w:val="sv-SE"/>
        </w:rPr>
        <w:t>blog</w:t>
      </w:r>
      <w:proofErr w:type="spellEnd"/>
      <w:r w:rsidR="00FD436B">
        <w:rPr>
          <w:lang w:val="sv-SE"/>
        </w:rPr>
        <w:t xml:space="preserve"> radion</w:t>
      </w:r>
      <w:r>
        <w:rPr>
          <w:lang w:val="sv-SE"/>
        </w:rPr>
        <w:t>. På varje uppläsare ska det finnas en ”</w:t>
      </w:r>
      <w:proofErr w:type="spellStart"/>
      <w:r>
        <w:rPr>
          <w:lang w:val="sv-SE"/>
        </w:rPr>
        <w:t>Invite</w:t>
      </w:r>
      <w:proofErr w:type="spellEnd"/>
      <w:r>
        <w:rPr>
          <w:lang w:val="sv-SE"/>
        </w:rPr>
        <w:t>” knapp där användaren kan bjuda in till konsultation. Denna tjänst ska vara avgiftsbelagd och därför behövs en betalningslösning kopplas mot we</w:t>
      </w:r>
      <w:r w:rsidR="00AC0659">
        <w:rPr>
          <w:lang w:val="sv-SE"/>
        </w:rPr>
        <w:t>b</w:t>
      </w:r>
      <w:r>
        <w:rPr>
          <w:lang w:val="sv-SE"/>
        </w:rPr>
        <w:t xml:space="preserve">blösningen. Själva konsultationen ska ske i en form av </w:t>
      </w:r>
      <w:proofErr w:type="spellStart"/>
      <w:r>
        <w:rPr>
          <w:lang w:val="sv-SE"/>
        </w:rPr>
        <w:t>chatfunktion</w:t>
      </w:r>
      <w:proofErr w:type="spellEnd"/>
      <w:r w:rsidR="0077427D">
        <w:rPr>
          <w:lang w:val="sv-SE"/>
        </w:rPr>
        <w:t>, in</w:t>
      </w:r>
      <w:r w:rsidR="009E7216">
        <w:rPr>
          <w:lang w:val="sv-SE"/>
        </w:rPr>
        <w:t>gen direkt</w:t>
      </w:r>
      <w:r w:rsidR="0077427D">
        <w:rPr>
          <w:lang w:val="sv-SE"/>
        </w:rPr>
        <w:t>chat utan i meddelanden som kan läsas när</w:t>
      </w:r>
      <w:r w:rsidR="005314E6">
        <w:rPr>
          <w:lang w:val="sv-SE"/>
        </w:rPr>
        <w:t xml:space="preserve"> </w:t>
      </w:r>
      <w:r w:rsidR="0077427D">
        <w:rPr>
          <w:lang w:val="sv-SE"/>
        </w:rPr>
        <w:t>som.</w:t>
      </w:r>
      <w:r>
        <w:rPr>
          <w:lang w:val="sv-SE"/>
        </w:rPr>
        <w:t xml:space="preserve"> </w:t>
      </w:r>
    </w:p>
    <w:p w14:paraId="5A97A76B" w14:textId="59857A28" w:rsidR="001061C8" w:rsidRPr="007C5616" w:rsidRDefault="001061C8" w:rsidP="00AF20D4">
      <w:pPr>
        <w:rPr>
          <w:lang w:val="sv-SE"/>
        </w:rPr>
      </w:pPr>
      <w:r>
        <w:rPr>
          <w:noProof/>
          <w:lang w:val="sv-SE" w:eastAsia="sv-SE" w:bidi="ar-SA"/>
        </w:rPr>
        <w:lastRenderedPageBreak/>
        <w:drawing>
          <wp:inline distT="0" distB="0" distL="0" distR="0" wp14:anchorId="31FF717C" wp14:editId="061E7545">
            <wp:extent cx="2514600" cy="3124200"/>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3124200"/>
                    </a:xfrm>
                    <a:prstGeom prst="rect">
                      <a:avLst/>
                    </a:prstGeom>
                    <a:noFill/>
                    <a:ln>
                      <a:noFill/>
                    </a:ln>
                  </pic:spPr>
                </pic:pic>
              </a:graphicData>
            </a:graphic>
          </wp:inline>
        </w:drawing>
      </w:r>
    </w:p>
    <w:p w14:paraId="319C529E" w14:textId="551A57C1" w:rsidR="00F40AED" w:rsidRDefault="00F40AED" w:rsidP="00AF20D4">
      <w:pPr>
        <w:rPr>
          <w:b/>
          <w:u w:val="single"/>
          <w:lang w:val="sv-SE"/>
        </w:rPr>
      </w:pPr>
      <w:proofErr w:type="spellStart"/>
      <w:r>
        <w:rPr>
          <w:b/>
          <w:u w:val="single"/>
          <w:lang w:val="sv-SE"/>
        </w:rPr>
        <w:t>Gamification</w:t>
      </w:r>
      <w:proofErr w:type="spellEnd"/>
    </w:p>
    <w:p w14:paraId="6CED2BD0" w14:textId="143D7999" w:rsidR="00956538" w:rsidRDefault="00FD436B" w:rsidP="00AF20D4">
      <w:pPr>
        <w:rPr>
          <w:lang w:val="sv-SE"/>
        </w:rPr>
      </w:pPr>
      <w:r>
        <w:rPr>
          <w:lang w:val="sv-SE"/>
        </w:rPr>
        <w:t>Säljtaktik</w:t>
      </w:r>
      <w:r w:rsidR="00956538">
        <w:rPr>
          <w:lang w:val="sv-SE"/>
        </w:rPr>
        <w:t>s</w:t>
      </w:r>
      <w:r w:rsidR="00956538" w:rsidRPr="00956538">
        <w:rPr>
          <w:lang w:val="sv-SE"/>
        </w:rPr>
        <w:t>verktyget ska kunna användas på så sätt att man ska kunna tävla</w:t>
      </w:r>
      <w:r w:rsidR="00956538">
        <w:rPr>
          <w:lang w:val="sv-SE"/>
        </w:rPr>
        <w:t xml:space="preserve"> med sina resultat</w:t>
      </w:r>
      <w:r w:rsidR="00956538" w:rsidRPr="00956538">
        <w:rPr>
          <w:lang w:val="sv-SE"/>
        </w:rPr>
        <w:t xml:space="preserve"> mot andra </w:t>
      </w:r>
      <w:r>
        <w:rPr>
          <w:lang w:val="sv-SE"/>
        </w:rPr>
        <w:t>användare</w:t>
      </w:r>
      <w:r w:rsidR="00956538" w:rsidRPr="00956538">
        <w:rPr>
          <w:lang w:val="sv-SE"/>
        </w:rPr>
        <w:t>.</w:t>
      </w:r>
      <w:r w:rsidR="00956538">
        <w:rPr>
          <w:lang w:val="sv-SE"/>
        </w:rPr>
        <w:t xml:space="preserve"> </w:t>
      </w:r>
      <w:r w:rsidR="00D26F9D">
        <w:rPr>
          <w:lang w:val="sv-SE"/>
        </w:rPr>
        <w:t>Här krävs en förstudie för vidare kravställning och funktionalitet.</w:t>
      </w:r>
    </w:p>
    <w:p w14:paraId="0FD9FCA5" w14:textId="2B6B36F5" w:rsidR="00862EA9" w:rsidRPr="00956538" w:rsidRDefault="00862EA9" w:rsidP="00AF20D4">
      <w:pPr>
        <w:rPr>
          <w:lang w:val="sv-SE"/>
        </w:rPr>
      </w:pPr>
      <w:r>
        <w:rPr>
          <w:noProof/>
          <w:lang w:val="sv-SE" w:eastAsia="sv-SE" w:bidi="ar-SA"/>
        </w:rPr>
        <w:lastRenderedPageBreak/>
        <w:drawing>
          <wp:inline distT="0" distB="0" distL="0" distR="0" wp14:anchorId="475E3AA3" wp14:editId="21574127">
            <wp:extent cx="2362200" cy="4191000"/>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200" cy="4191000"/>
                    </a:xfrm>
                    <a:prstGeom prst="rect">
                      <a:avLst/>
                    </a:prstGeom>
                    <a:noFill/>
                    <a:ln>
                      <a:noFill/>
                    </a:ln>
                  </pic:spPr>
                </pic:pic>
              </a:graphicData>
            </a:graphic>
          </wp:inline>
        </w:drawing>
      </w:r>
    </w:p>
    <w:p w14:paraId="7339A8D0" w14:textId="60E9532B" w:rsidR="000545DA" w:rsidRDefault="000545DA" w:rsidP="00AF20D4">
      <w:pPr>
        <w:rPr>
          <w:b/>
          <w:u w:val="single"/>
          <w:lang w:val="sv-SE"/>
        </w:rPr>
      </w:pPr>
      <w:r>
        <w:rPr>
          <w:b/>
          <w:u w:val="single"/>
          <w:lang w:val="sv-SE"/>
        </w:rPr>
        <w:t xml:space="preserve">Sökträffar </w:t>
      </w:r>
      <w:r w:rsidR="009F2B76">
        <w:rPr>
          <w:b/>
          <w:u w:val="single"/>
          <w:lang w:val="sv-SE"/>
        </w:rPr>
        <w:t xml:space="preserve">för </w:t>
      </w:r>
      <w:proofErr w:type="spellStart"/>
      <w:r w:rsidR="009F2B76">
        <w:rPr>
          <w:b/>
          <w:u w:val="single"/>
          <w:lang w:val="sv-SE"/>
        </w:rPr>
        <w:t>Sales</w:t>
      </w:r>
      <w:proofErr w:type="spellEnd"/>
      <w:r w:rsidR="009F2B76">
        <w:rPr>
          <w:b/>
          <w:u w:val="single"/>
          <w:lang w:val="sv-SE"/>
        </w:rPr>
        <w:t xml:space="preserve"> Scenario</w:t>
      </w:r>
    </w:p>
    <w:p w14:paraId="616FA351" w14:textId="3F1C452E" w:rsidR="00C34169" w:rsidRPr="006C3DBD" w:rsidRDefault="00D654C7" w:rsidP="00836F5C">
      <w:pPr>
        <w:rPr>
          <w:lang w:val="sv-SE"/>
        </w:rPr>
      </w:pPr>
      <w:r w:rsidRPr="006C3DBD">
        <w:rPr>
          <w:lang w:val="sv-SE"/>
        </w:rPr>
        <w:t>Sökträffar behöver ökas.</w:t>
      </w:r>
      <w:r w:rsidR="009F2B76" w:rsidRPr="006C3DBD">
        <w:rPr>
          <w:lang w:val="sv-SE"/>
        </w:rPr>
        <w:t xml:space="preserve"> </w:t>
      </w:r>
    </w:p>
    <w:p w14:paraId="6B3E5E59" w14:textId="02531D5F" w:rsidR="009F2B76" w:rsidRPr="0093077D" w:rsidRDefault="6876F24A" w:rsidP="009F2B76">
      <w:pPr>
        <w:rPr>
          <w:lang w:val="sv-SE"/>
        </w:rPr>
      </w:pPr>
      <w:proofErr w:type="spellStart"/>
      <w:r w:rsidRPr="6876F24A">
        <w:t>Sökord</w:t>
      </w:r>
      <w:proofErr w:type="spellEnd"/>
      <w:r w:rsidRPr="6876F24A">
        <w:t xml:space="preserve">: </w:t>
      </w:r>
      <w:proofErr w:type="spellStart"/>
      <w:r w:rsidRPr="6876F24A">
        <w:t>salesscenario</w:t>
      </w:r>
      <w:proofErr w:type="spellEnd"/>
      <w:r w:rsidRPr="6876F24A">
        <w:t xml:space="preserve">, sales scenario, sales advices, sales tips, sales experts, win more deals, win the deal, sales chat, invite sales expert. </w:t>
      </w:r>
      <w:r w:rsidRPr="0093077D">
        <w:rPr>
          <w:lang w:val="sv-SE"/>
        </w:rPr>
        <w:t>Fler kan tillkomma.</w:t>
      </w:r>
    </w:p>
    <w:p w14:paraId="72C65E4B" w14:textId="77777777" w:rsidR="009F2B76" w:rsidRPr="0093077D" w:rsidRDefault="009F2B76" w:rsidP="00836F5C">
      <w:pPr>
        <w:rPr>
          <w:lang w:val="sv-SE"/>
        </w:rPr>
      </w:pPr>
    </w:p>
    <w:p w14:paraId="62465BAD" w14:textId="77777777" w:rsidR="00D95623" w:rsidRPr="0093077D" w:rsidRDefault="00D95623" w:rsidP="00836F5C">
      <w:pPr>
        <w:rPr>
          <w:lang w:val="sv-SE"/>
        </w:rPr>
      </w:pPr>
    </w:p>
    <w:p w14:paraId="4037E87E" w14:textId="77777777" w:rsidR="00D95623" w:rsidRPr="0093077D" w:rsidRDefault="00D95623" w:rsidP="00836F5C">
      <w:pPr>
        <w:rPr>
          <w:lang w:val="sv-SE"/>
        </w:rPr>
      </w:pPr>
    </w:p>
    <w:p w14:paraId="3BDF1226" w14:textId="77777777" w:rsidR="00D95623" w:rsidRPr="0093077D" w:rsidRDefault="00D95623" w:rsidP="00836F5C">
      <w:pPr>
        <w:rPr>
          <w:lang w:val="sv-SE"/>
        </w:rPr>
      </w:pPr>
    </w:p>
    <w:p w14:paraId="3E3304C4" w14:textId="77777777" w:rsidR="00DB65BA" w:rsidRPr="0093077D" w:rsidRDefault="00DB65BA" w:rsidP="00836F5C">
      <w:pPr>
        <w:rPr>
          <w:lang w:val="sv-SE"/>
        </w:rPr>
      </w:pPr>
    </w:p>
    <w:p w14:paraId="436DA637" w14:textId="77777777" w:rsidR="00DB65BA" w:rsidRPr="0093077D" w:rsidRDefault="00DB65BA" w:rsidP="00836F5C">
      <w:pPr>
        <w:rPr>
          <w:lang w:val="sv-SE"/>
        </w:rPr>
      </w:pPr>
    </w:p>
    <w:p w14:paraId="33783A11" w14:textId="77777777" w:rsidR="00476994" w:rsidRPr="0093077D" w:rsidRDefault="00476994" w:rsidP="00836F5C">
      <w:pPr>
        <w:rPr>
          <w:lang w:val="sv-SE"/>
        </w:rPr>
      </w:pPr>
    </w:p>
    <w:p w14:paraId="35883A68" w14:textId="77777777" w:rsidR="00C34169" w:rsidRPr="0093077D" w:rsidRDefault="00C34169" w:rsidP="00836F5C">
      <w:pPr>
        <w:rPr>
          <w:lang w:val="sv-SE"/>
        </w:rPr>
      </w:pPr>
    </w:p>
    <w:p w14:paraId="34C4CFC1" w14:textId="5962B566" w:rsidR="00DB65BA" w:rsidRPr="00E3044A" w:rsidRDefault="00DB65BA" w:rsidP="00DB65BA">
      <w:pPr>
        <w:pStyle w:val="Rubrik1"/>
        <w:rPr>
          <w:lang w:val="sv-SE"/>
        </w:rPr>
      </w:pPr>
      <w:bookmarkStart w:id="8" w:name="_Toc441046516"/>
      <w:r>
        <w:rPr>
          <w:lang w:val="sv-SE"/>
        </w:rPr>
        <w:lastRenderedPageBreak/>
        <w:t>Kontaktpersoner</w:t>
      </w:r>
      <w:bookmarkEnd w:id="8"/>
    </w:p>
    <w:p w14:paraId="4C639767" w14:textId="3A0AA012" w:rsidR="00C34169" w:rsidRPr="00DB65BA" w:rsidRDefault="00DB65BA" w:rsidP="00836F5C">
      <w:pPr>
        <w:rPr>
          <w:b/>
          <w:lang w:val="sv-SE"/>
        </w:rPr>
      </w:pPr>
      <w:r w:rsidRPr="00DB65BA">
        <w:rPr>
          <w:b/>
          <w:lang w:val="sv-SE"/>
        </w:rPr>
        <w:t>Projektansvarig:</w:t>
      </w:r>
    </w:p>
    <w:p w14:paraId="0A302FA8" w14:textId="6A6FE5BD" w:rsidR="00DB65BA" w:rsidRPr="00406DBD" w:rsidRDefault="00DB65BA" w:rsidP="00836F5C">
      <w:pPr>
        <w:rPr>
          <w:lang w:val="sv-SE"/>
        </w:rPr>
      </w:pPr>
      <w:r w:rsidRPr="00406DBD">
        <w:rPr>
          <w:lang w:val="sv-SE"/>
        </w:rPr>
        <w:t>Rebecca Sebernby</w:t>
      </w:r>
      <w:r w:rsidRPr="00406DBD">
        <w:rPr>
          <w:lang w:val="sv-SE"/>
        </w:rPr>
        <w:br/>
      </w:r>
      <w:hyperlink r:id="rId25" w:history="1">
        <w:r w:rsidRPr="00406DBD">
          <w:rPr>
            <w:rStyle w:val="Hyperlnk"/>
            <w:lang w:val="sv-SE"/>
          </w:rPr>
          <w:t>Rebecca.sebernby@crmcompetence.se</w:t>
        </w:r>
      </w:hyperlink>
      <w:r w:rsidRPr="00406DBD">
        <w:rPr>
          <w:lang w:val="sv-SE"/>
        </w:rPr>
        <w:br/>
        <w:t>Tel.</w:t>
      </w:r>
      <w:proofErr w:type="gramStart"/>
      <w:r w:rsidRPr="00406DBD">
        <w:rPr>
          <w:lang w:val="sv-SE"/>
        </w:rPr>
        <w:t xml:space="preserve"> 076-1725981</w:t>
      </w:r>
      <w:proofErr w:type="gramEnd"/>
    </w:p>
    <w:p w14:paraId="61CD81D6" w14:textId="6C011358" w:rsidR="00DB65BA" w:rsidRPr="00DB65BA" w:rsidRDefault="00DB65BA" w:rsidP="00836F5C">
      <w:pPr>
        <w:rPr>
          <w:b/>
          <w:lang w:val="sv-SE"/>
        </w:rPr>
      </w:pPr>
      <w:r w:rsidRPr="00DB65BA">
        <w:rPr>
          <w:b/>
          <w:lang w:val="sv-SE"/>
        </w:rPr>
        <w:t>Beställare:</w:t>
      </w:r>
    </w:p>
    <w:p w14:paraId="23FAEA73" w14:textId="769E9E7C" w:rsidR="00DB65BA" w:rsidRPr="00DB65BA" w:rsidRDefault="00DB65BA" w:rsidP="00836F5C">
      <w:pPr>
        <w:rPr>
          <w:lang w:val="sv-SE"/>
        </w:rPr>
      </w:pPr>
      <w:r w:rsidRPr="00DB65BA">
        <w:rPr>
          <w:lang w:val="sv-SE"/>
        </w:rPr>
        <w:t>Stefan Johansson</w:t>
      </w:r>
      <w:r w:rsidRPr="00DB65BA">
        <w:rPr>
          <w:lang w:val="sv-SE"/>
        </w:rPr>
        <w:br/>
      </w:r>
      <w:hyperlink r:id="rId26" w:history="1">
        <w:r w:rsidRPr="00DB65BA">
          <w:rPr>
            <w:rStyle w:val="Hyperlnk"/>
            <w:lang w:val="sv-SE"/>
          </w:rPr>
          <w:t>Stefan.johansson@crmcompetence.se</w:t>
        </w:r>
      </w:hyperlink>
      <w:r w:rsidRPr="00DB65BA">
        <w:rPr>
          <w:lang w:val="sv-SE"/>
        </w:rPr>
        <w:br/>
      </w:r>
      <w:r>
        <w:rPr>
          <w:lang w:val="sv-SE"/>
        </w:rPr>
        <w:t>Tel.</w:t>
      </w:r>
      <w:proofErr w:type="gramStart"/>
      <w:r>
        <w:rPr>
          <w:lang w:val="sv-SE"/>
        </w:rPr>
        <w:t xml:space="preserve"> 070-3784470</w:t>
      </w:r>
      <w:proofErr w:type="gramEnd"/>
    </w:p>
    <w:sectPr w:rsidR="00DB65BA" w:rsidRPr="00DB65BA" w:rsidSect="008A3FDC">
      <w:headerReference w:type="even" r:id="rId27"/>
      <w:headerReference w:type="default" r:id="rId28"/>
      <w:footerReference w:type="even" r:id="rId29"/>
      <w:footerReference w:type="default" r:id="rId30"/>
      <w:headerReference w:type="first" r:id="rId31"/>
      <w:pgSz w:w="11909" w:h="16834" w:code="9"/>
      <w:pgMar w:top="1134" w:right="1134" w:bottom="1712" w:left="2268" w:header="709" w:footer="51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687AB" w14:textId="77777777" w:rsidR="00025952" w:rsidRDefault="00025952" w:rsidP="00F87DAE">
      <w:r>
        <w:separator/>
      </w:r>
    </w:p>
    <w:p w14:paraId="2D4F978B" w14:textId="77777777" w:rsidR="00025952" w:rsidRDefault="00025952" w:rsidP="00F87DAE"/>
    <w:p w14:paraId="6175830A" w14:textId="77777777" w:rsidR="00025952" w:rsidRDefault="00025952" w:rsidP="00F87DAE"/>
    <w:p w14:paraId="743104C6" w14:textId="77777777" w:rsidR="00025952" w:rsidRDefault="00025952" w:rsidP="00F87DAE"/>
    <w:p w14:paraId="17912096" w14:textId="77777777" w:rsidR="00025952" w:rsidRDefault="00025952" w:rsidP="00F87DAE"/>
  </w:endnote>
  <w:endnote w:type="continuationSeparator" w:id="0">
    <w:p w14:paraId="34873CC9" w14:textId="77777777" w:rsidR="00025952" w:rsidRDefault="00025952" w:rsidP="00F87DAE">
      <w:r>
        <w:continuationSeparator/>
      </w:r>
    </w:p>
    <w:p w14:paraId="4333B75F" w14:textId="77777777" w:rsidR="00025952" w:rsidRDefault="00025952" w:rsidP="00F87DAE"/>
    <w:p w14:paraId="320E94E0" w14:textId="77777777" w:rsidR="00025952" w:rsidRDefault="00025952" w:rsidP="00F87DAE"/>
    <w:p w14:paraId="74721549" w14:textId="77777777" w:rsidR="00025952" w:rsidRDefault="00025952" w:rsidP="00F87DAE"/>
    <w:p w14:paraId="57A78F66" w14:textId="77777777" w:rsidR="00025952" w:rsidRDefault="00025952" w:rsidP="00F87D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alatino (PCL6)">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68812" w14:textId="77777777" w:rsidR="000E08D0" w:rsidRDefault="000E08D0" w:rsidP="00F87DAE">
    <w:pPr>
      <w:pStyle w:val="Sidfot"/>
      <w:rPr>
        <w:rStyle w:val="Sidnummer"/>
      </w:rPr>
    </w:pPr>
    <w:r>
      <w:rPr>
        <w:rStyle w:val="Sidnummer"/>
      </w:rPr>
      <w:fldChar w:fldCharType="begin"/>
    </w:r>
    <w:r>
      <w:rPr>
        <w:rStyle w:val="Sidnummer"/>
      </w:rPr>
      <w:instrText xml:space="preserve">PAGE  </w:instrText>
    </w:r>
    <w:r>
      <w:rPr>
        <w:rStyle w:val="Sidnummer"/>
      </w:rPr>
      <w:fldChar w:fldCharType="end"/>
    </w:r>
  </w:p>
  <w:p w14:paraId="72568813" w14:textId="77777777" w:rsidR="000E08D0" w:rsidRDefault="000E08D0" w:rsidP="00F87DAE">
    <w:pPr>
      <w:pStyle w:val="Sidfot"/>
    </w:pPr>
  </w:p>
  <w:p w14:paraId="72568814" w14:textId="77777777" w:rsidR="000E08D0" w:rsidRDefault="000E08D0" w:rsidP="00F87DAE"/>
  <w:p w14:paraId="72568815" w14:textId="77777777" w:rsidR="000E08D0" w:rsidRDefault="000E08D0" w:rsidP="00F87DAE"/>
  <w:p w14:paraId="72568816" w14:textId="77777777" w:rsidR="000E08D0" w:rsidRDefault="000E08D0" w:rsidP="00F87DAE"/>
  <w:p w14:paraId="72568817" w14:textId="77777777" w:rsidR="000E08D0" w:rsidRDefault="000E08D0" w:rsidP="00F87DAE"/>
  <w:p w14:paraId="72568818" w14:textId="77777777" w:rsidR="000E08D0" w:rsidRDefault="000E08D0" w:rsidP="00F87DAE"/>
  <w:p w14:paraId="72568819" w14:textId="77777777" w:rsidR="000E08D0" w:rsidRDefault="000E08D0" w:rsidP="00F87DAE"/>
  <w:p w14:paraId="7256881A" w14:textId="77777777" w:rsidR="000E08D0" w:rsidRDefault="000E08D0" w:rsidP="00F87DAE"/>
  <w:p w14:paraId="7256881B" w14:textId="77777777" w:rsidR="000E08D0" w:rsidRDefault="000E08D0" w:rsidP="00F87DAE">
    <w:pPr>
      <w:rPr>
        <w:ins w:id="18" w:author="Martin Alvehus" w:date="2003-12-10T09:35:00Z"/>
      </w:rPr>
    </w:pPr>
  </w:p>
  <w:p w14:paraId="7256881C" w14:textId="77777777" w:rsidR="000E08D0" w:rsidRDefault="000E08D0" w:rsidP="00F87DAE">
    <w:pPr>
      <w:rPr>
        <w:ins w:id="19" w:author="Martin Alvehus" w:date="2003-12-10T09:35:00Z"/>
      </w:rPr>
    </w:pPr>
  </w:p>
  <w:p w14:paraId="7256881D" w14:textId="77777777" w:rsidR="000E08D0" w:rsidRDefault="000E08D0" w:rsidP="00F87DAE">
    <w:pPr>
      <w:rPr>
        <w:ins w:id="20" w:author="Martin Alvehus" w:date="2003-12-10T09:35:00Z"/>
      </w:rPr>
    </w:pPr>
  </w:p>
  <w:p w14:paraId="7256881E" w14:textId="77777777" w:rsidR="000E08D0" w:rsidRDefault="000E08D0" w:rsidP="00F87DAE">
    <w:pPr>
      <w:rPr>
        <w:ins w:id="21" w:author="Martin Alvehus" w:date="2003-12-10T09:35:00Z"/>
      </w:rPr>
    </w:pPr>
  </w:p>
  <w:p w14:paraId="7256881F" w14:textId="77777777" w:rsidR="000E08D0" w:rsidRDefault="000E08D0" w:rsidP="00F87DAE">
    <w:pPr>
      <w:rPr>
        <w:ins w:id="22" w:author="Martin Alvehus" w:date="2003-12-10T09:35:00Z"/>
      </w:rPr>
    </w:pPr>
  </w:p>
  <w:p w14:paraId="72568820" w14:textId="77777777" w:rsidR="000E08D0" w:rsidRDefault="000E08D0" w:rsidP="00F87DAE">
    <w:pPr>
      <w:rPr>
        <w:ins w:id="23" w:author="Martin Alvehus" w:date="2003-12-10T09:35:00Z"/>
      </w:rPr>
    </w:pPr>
  </w:p>
  <w:p w14:paraId="72568821" w14:textId="77777777" w:rsidR="000E08D0" w:rsidRDefault="000E08D0" w:rsidP="00F87DAE">
    <w:pPr>
      <w:rPr>
        <w:ins w:id="24" w:author="Martin Alvehus" w:date="2003-12-10T09:35:00Z"/>
      </w:rPr>
    </w:pPr>
  </w:p>
  <w:p w14:paraId="72568822" w14:textId="77777777" w:rsidR="000E08D0" w:rsidRDefault="000E08D0" w:rsidP="00F87DAE">
    <w:pPr>
      <w:rPr>
        <w:ins w:id="25" w:author="Martin Alvehus" w:date="2003-12-10T09:35:00Z"/>
      </w:rPr>
    </w:pPr>
  </w:p>
  <w:p w14:paraId="72568823" w14:textId="77777777" w:rsidR="000E08D0" w:rsidRDefault="000E08D0" w:rsidP="00F87DAE">
    <w:pPr>
      <w:rPr>
        <w:ins w:id="26" w:author="Martin Alvehus" w:date="2003-12-10T09:35:00Z"/>
      </w:rPr>
    </w:pPr>
  </w:p>
  <w:p w14:paraId="72568824" w14:textId="77777777" w:rsidR="000E08D0" w:rsidRDefault="000E08D0" w:rsidP="00F87DAE"/>
  <w:p w14:paraId="72568825" w14:textId="77777777" w:rsidR="000E08D0" w:rsidRDefault="000E08D0" w:rsidP="00F87DAE"/>
  <w:p w14:paraId="72568826" w14:textId="77777777" w:rsidR="000E08D0" w:rsidRDefault="000E08D0" w:rsidP="00F87DAE"/>
  <w:p w14:paraId="72568827" w14:textId="77777777" w:rsidR="000E08D0" w:rsidRDefault="000E08D0" w:rsidP="00F87DAE"/>
  <w:p w14:paraId="72568828" w14:textId="77777777" w:rsidR="000E08D0" w:rsidRDefault="000E08D0" w:rsidP="00F87DA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68829" w14:textId="6834DEF1" w:rsidR="000E08D0" w:rsidRDefault="000E08D0" w:rsidP="00F87DAE">
    <w:pPr>
      <w:pStyle w:val="Sidfot"/>
      <w:rPr>
        <w:rStyle w:val="Sidnummer"/>
      </w:rPr>
    </w:pPr>
    <w:r>
      <w:rPr>
        <w:rStyle w:val="Sidnummer"/>
      </w:rPr>
      <w:fldChar w:fldCharType="begin"/>
    </w:r>
    <w:r>
      <w:rPr>
        <w:rStyle w:val="Sidnummer"/>
      </w:rPr>
      <w:instrText xml:space="preserve">PAGE  </w:instrText>
    </w:r>
    <w:r>
      <w:rPr>
        <w:rStyle w:val="Sidnummer"/>
      </w:rPr>
      <w:fldChar w:fldCharType="separate"/>
    </w:r>
    <w:r w:rsidR="006D7DB1">
      <w:rPr>
        <w:rStyle w:val="Sidnummer"/>
        <w:noProof/>
      </w:rPr>
      <w:t>13</w:t>
    </w:r>
    <w:r>
      <w:rPr>
        <w:rStyle w:val="Sidnummer"/>
      </w:rPr>
      <w:fldChar w:fldCharType="end"/>
    </w:r>
  </w:p>
  <w:tbl>
    <w:tblPr>
      <w:tblW w:w="0" w:type="auto"/>
      <w:tblLook w:val="0000" w:firstRow="0" w:lastRow="0" w:firstColumn="0" w:lastColumn="0" w:noHBand="0" w:noVBand="0"/>
    </w:tblPr>
    <w:tblGrid>
      <w:gridCol w:w="7293"/>
      <w:gridCol w:w="1214"/>
    </w:tblGrid>
    <w:tr w:rsidR="000E08D0" w:rsidRPr="003D236E" w14:paraId="7256882C" w14:textId="77777777">
      <w:tc>
        <w:tcPr>
          <w:tcW w:w="7479" w:type="dxa"/>
        </w:tcPr>
        <w:p w14:paraId="7256882A" w14:textId="252C80EB" w:rsidR="000E08D0" w:rsidRDefault="000E08D0" w:rsidP="009A1A3B">
          <w:pPr>
            <w:pStyle w:val="Sidfot"/>
            <w:rPr>
              <w:b/>
              <w:snapToGrid w:val="0"/>
            </w:rPr>
          </w:pPr>
          <w:r>
            <w:rPr>
              <w:sz w:val="16"/>
            </w:rPr>
            <w:t xml:space="preserve">       </w:t>
          </w:r>
          <w:r>
            <w:t xml:space="preserve">  © </w:t>
          </w:r>
          <w:r w:rsidR="00E01A6E">
            <w:t xml:space="preserve">CRM Competence Industry Solutions </w:t>
          </w:r>
          <w:r w:rsidRPr="00AC7DED">
            <w:t>AB</w:t>
          </w:r>
          <w:r w:rsidR="00E01A6E">
            <w:t>, 201</w:t>
          </w:r>
          <w:r w:rsidR="009A1A3B">
            <w:t>6</w:t>
          </w:r>
        </w:p>
      </w:tc>
      <w:tc>
        <w:tcPr>
          <w:tcW w:w="1244" w:type="dxa"/>
        </w:tcPr>
        <w:p w14:paraId="7256882B" w14:textId="77777777" w:rsidR="000E08D0" w:rsidRDefault="000E08D0" w:rsidP="00F87DAE">
          <w:pPr>
            <w:pStyle w:val="Sidfot"/>
            <w:rPr>
              <w:snapToGrid w:val="0"/>
            </w:rPr>
          </w:pPr>
        </w:p>
      </w:tc>
    </w:tr>
  </w:tbl>
  <w:p w14:paraId="7256882D" w14:textId="77777777" w:rsidR="000E08D0" w:rsidRDefault="000E08D0" w:rsidP="003E4506">
    <w:pPr>
      <w:pStyle w:val="Sidfot"/>
      <w:rPr>
        <w:snapToGrid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F5BE8A" w14:textId="77777777" w:rsidR="00025952" w:rsidRDefault="00025952" w:rsidP="00F87DAE">
      <w:r>
        <w:separator/>
      </w:r>
    </w:p>
    <w:p w14:paraId="299BACFE" w14:textId="77777777" w:rsidR="00025952" w:rsidRDefault="00025952" w:rsidP="00F87DAE"/>
    <w:p w14:paraId="544865A9" w14:textId="77777777" w:rsidR="00025952" w:rsidRDefault="00025952" w:rsidP="00F87DAE"/>
    <w:p w14:paraId="7870F8FB" w14:textId="77777777" w:rsidR="00025952" w:rsidRDefault="00025952" w:rsidP="00F87DAE"/>
    <w:p w14:paraId="210CA74D" w14:textId="77777777" w:rsidR="00025952" w:rsidRDefault="00025952" w:rsidP="00F87DAE"/>
  </w:footnote>
  <w:footnote w:type="continuationSeparator" w:id="0">
    <w:p w14:paraId="72E32B07" w14:textId="77777777" w:rsidR="00025952" w:rsidRDefault="00025952" w:rsidP="00F87DAE">
      <w:r>
        <w:continuationSeparator/>
      </w:r>
    </w:p>
    <w:p w14:paraId="0FF6A275" w14:textId="77777777" w:rsidR="00025952" w:rsidRDefault="00025952" w:rsidP="00F87DAE"/>
    <w:p w14:paraId="03C3202D" w14:textId="77777777" w:rsidR="00025952" w:rsidRDefault="00025952" w:rsidP="00F87DAE"/>
    <w:p w14:paraId="6FB5FE44" w14:textId="77777777" w:rsidR="00025952" w:rsidRDefault="00025952" w:rsidP="00F87DAE"/>
    <w:p w14:paraId="33E85F14" w14:textId="77777777" w:rsidR="00025952" w:rsidRDefault="00025952" w:rsidP="00F87D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687EB" w14:textId="77777777" w:rsidR="000E08D0" w:rsidRDefault="000E08D0" w:rsidP="00F87DAE">
    <w:pPr>
      <w:rPr>
        <w:ins w:id="9" w:author="Martin Alvehus" w:date="2003-12-10T09:35:00Z"/>
      </w:rPr>
    </w:pPr>
  </w:p>
  <w:p w14:paraId="725687EC" w14:textId="77777777" w:rsidR="000E08D0" w:rsidRDefault="000E08D0" w:rsidP="00F87DAE">
    <w:pPr>
      <w:rPr>
        <w:ins w:id="10" w:author="Martin Alvehus" w:date="2003-12-10T09:35:00Z"/>
      </w:rPr>
    </w:pPr>
  </w:p>
  <w:p w14:paraId="725687ED" w14:textId="77777777" w:rsidR="000E08D0" w:rsidRDefault="000E08D0" w:rsidP="00F87DAE">
    <w:pPr>
      <w:rPr>
        <w:ins w:id="11" w:author="Martin Alvehus" w:date="2003-12-10T09:35:00Z"/>
      </w:rPr>
    </w:pPr>
  </w:p>
  <w:p w14:paraId="725687EE" w14:textId="77777777" w:rsidR="000E08D0" w:rsidRDefault="000E08D0" w:rsidP="00F87DAE">
    <w:pPr>
      <w:rPr>
        <w:ins w:id="12" w:author="Martin Alvehus" w:date="2003-12-10T09:35:00Z"/>
      </w:rPr>
    </w:pPr>
  </w:p>
  <w:p w14:paraId="725687EF" w14:textId="77777777" w:rsidR="000E08D0" w:rsidRDefault="000E08D0" w:rsidP="00F87DAE">
    <w:pPr>
      <w:rPr>
        <w:ins w:id="13" w:author="Martin Alvehus" w:date="2003-12-10T09:35:00Z"/>
      </w:rPr>
    </w:pPr>
  </w:p>
  <w:p w14:paraId="725687F0" w14:textId="77777777" w:rsidR="000E08D0" w:rsidRDefault="000E08D0" w:rsidP="00F87DAE">
    <w:pPr>
      <w:rPr>
        <w:ins w:id="14" w:author="Martin Alvehus" w:date="2003-12-10T09:35:00Z"/>
      </w:rPr>
    </w:pPr>
  </w:p>
  <w:p w14:paraId="725687F1" w14:textId="77777777" w:rsidR="000E08D0" w:rsidRDefault="000E08D0" w:rsidP="00F87DAE">
    <w:pPr>
      <w:rPr>
        <w:ins w:id="15" w:author="Martin Alvehus" w:date="2003-12-10T09:35:00Z"/>
      </w:rPr>
    </w:pPr>
  </w:p>
  <w:p w14:paraId="725687F2" w14:textId="77777777" w:rsidR="000E08D0" w:rsidRDefault="000E08D0" w:rsidP="00F87DAE">
    <w:pPr>
      <w:rPr>
        <w:ins w:id="16" w:author="Martin Alvehus" w:date="2003-12-10T09:35:00Z"/>
      </w:rPr>
    </w:pPr>
  </w:p>
  <w:p w14:paraId="725687F3" w14:textId="77777777" w:rsidR="000E08D0" w:rsidRDefault="000E08D0" w:rsidP="00F87DAE">
    <w:pPr>
      <w:rPr>
        <w:ins w:id="17" w:author="Martin Alvehus" w:date="2003-12-10T09:35:00Z"/>
      </w:rPr>
    </w:pPr>
  </w:p>
  <w:p w14:paraId="725687F4" w14:textId="77777777" w:rsidR="000E08D0" w:rsidRDefault="000E08D0" w:rsidP="00F87DAE"/>
  <w:p w14:paraId="725687F5" w14:textId="77777777" w:rsidR="000E08D0" w:rsidRDefault="000E08D0" w:rsidP="00F87DAE"/>
  <w:p w14:paraId="725687F6" w14:textId="77777777" w:rsidR="000E08D0" w:rsidRDefault="000E08D0" w:rsidP="00F87DAE"/>
  <w:p w14:paraId="725687F7" w14:textId="77777777" w:rsidR="000E08D0" w:rsidRDefault="000E08D0" w:rsidP="00F87DAE"/>
  <w:p w14:paraId="725687F8" w14:textId="77777777" w:rsidR="000E08D0" w:rsidRDefault="000E08D0" w:rsidP="00F87DAE"/>
  <w:p w14:paraId="725687F9" w14:textId="77777777" w:rsidR="000E08D0" w:rsidRDefault="000E08D0" w:rsidP="00F87DAE"/>
  <w:p w14:paraId="725687FA" w14:textId="77777777" w:rsidR="000E08D0" w:rsidRDefault="000E08D0" w:rsidP="00F87DAE"/>
  <w:p w14:paraId="725687FB" w14:textId="77777777" w:rsidR="000E08D0" w:rsidRDefault="000E08D0" w:rsidP="00F87DAE"/>
  <w:p w14:paraId="725687FC" w14:textId="77777777" w:rsidR="000E08D0" w:rsidRDefault="000E08D0" w:rsidP="00F87DAE"/>
  <w:p w14:paraId="725687FD" w14:textId="77777777" w:rsidR="000E08D0" w:rsidRDefault="000E08D0" w:rsidP="00F87DAE"/>
  <w:p w14:paraId="725687FE" w14:textId="77777777" w:rsidR="000E08D0" w:rsidRDefault="000E08D0" w:rsidP="00F87DAE"/>
  <w:p w14:paraId="725687FF" w14:textId="77777777" w:rsidR="000E08D0" w:rsidRDefault="000E08D0" w:rsidP="00F87DAE"/>
  <w:p w14:paraId="72568800" w14:textId="77777777" w:rsidR="000E08D0" w:rsidRDefault="000E08D0" w:rsidP="00F87DAE"/>
  <w:p w14:paraId="72568801" w14:textId="77777777" w:rsidR="000E08D0" w:rsidRDefault="000E08D0" w:rsidP="00F87DAE"/>
  <w:p w14:paraId="72568802" w14:textId="77777777" w:rsidR="000E08D0" w:rsidRDefault="000E08D0" w:rsidP="00F87DAE"/>
  <w:p w14:paraId="72568803" w14:textId="77777777" w:rsidR="000E08D0" w:rsidRDefault="000E08D0" w:rsidP="00F87DAE"/>
  <w:p w14:paraId="72568804" w14:textId="77777777" w:rsidR="000E08D0" w:rsidRDefault="000E08D0" w:rsidP="00F87DAE"/>
  <w:p w14:paraId="72568805" w14:textId="77777777" w:rsidR="000E08D0" w:rsidRDefault="000E08D0" w:rsidP="00F87DAE"/>
  <w:p w14:paraId="72568806" w14:textId="77777777" w:rsidR="000E08D0" w:rsidRDefault="000E08D0" w:rsidP="00F87DAE"/>
  <w:p w14:paraId="72568807" w14:textId="77777777" w:rsidR="000E08D0" w:rsidRDefault="000E08D0" w:rsidP="00F87DAE"/>
  <w:p w14:paraId="72568808" w14:textId="77777777" w:rsidR="000E08D0" w:rsidRDefault="000E08D0" w:rsidP="00F87DAE"/>
  <w:p w14:paraId="72568809" w14:textId="77777777" w:rsidR="000E08D0" w:rsidRDefault="000E08D0" w:rsidP="00F87DAE"/>
  <w:p w14:paraId="7256880A" w14:textId="77777777" w:rsidR="000E08D0" w:rsidRDefault="000E08D0" w:rsidP="00F87DAE"/>
  <w:p w14:paraId="7256880B" w14:textId="77777777" w:rsidR="000E08D0" w:rsidRDefault="000E08D0" w:rsidP="00F87DAE"/>
  <w:p w14:paraId="7256880C" w14:textId="77777777" w:rsidR="000E08D0" w:rsidRDefault="000E08D0" w:rsidP="00F87DAE"/>
  <w:p w14:paraId="7256880D" w14:textId="77777777" w:rsidR="000E08D0" w:rsidRDefault="000E08D0" w:rsidP="00F87DAE"/>
  <w:p w14:paraId="7256880E" w14:textId="77777777" w:rsidR="000E08D0" w:rsidRDefault="000E08D0" w:rsidP="00F87DAE"/>
  <w:p w14:paraId="7256880F" w14:textId="77777777" w:rsidR="000E08D0" w:rsidRDefault="000E08D0" w:rsidP="00F87DA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68810" w14:textId="070E313C" w:rsidR="000E08D0" w:rsidRDefault="000E08D0" w:rsidP="00F87DAE">
    <w:pPr>
      <w:pStyle w:val="Sidfot"/>
    </w:pPr>
  </w:p>
  <w:p w14:paraId="72568811" w14:textId="77777777" w:rsidR="000E08D0" w:rsidRDefault="000E08D0" w:rsidP="00F87DAE">
    <w:pPr>
      <w:pStyle w:val="Sidfo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6882E" w14:textId="77777777" w:rsidR="000E08D0" w:rsidRDefault="000E08D0" w:rsidP="00F87DAE">
    <w:pPr>
      <w:pStyle w:val="Sidhuvud"/>
    </w:pPr>
    <w:r>
      <w:t xml:space="preserve">                                     </w:t>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62FE2DEA"/>
    <w:lvl w:ilvl="0">
      <w:start w:val="1"/>
      <w:numFmt w:val="bullet"/>
      <w:pStyle w:val="Punktlista2"/>
      <w:lvlText w:val=""/>
      <w:lvlJc w:val="left"/>
      <w:pPr>
        <w:tabs>
          <w:tab w:val="num" w:pos="643"/>
        </w:tabs>
        <w:ind w:left="643" w:hanging="360"/>
      </w:pPr>
      <w:rPr>
        <w:rFonts w:ascii="Symbol" w:hAnsi="Symbol" w:hint="default"/>
      </w:rPr>
    </w:lvl>
  </w:abstractNum>
  <w:abstractNum w:abstractNumId="1" w15:restartNumberingAfterBreak="0">
    <w:nsid w:val="019679F5"/>
    <w:multiLevelType w:val="hybridMultilevel"/>
    <w:tmpl w:val="FFC2547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05181E89"/>
    <w:multiLevelType w:val="hybridMultilevel"/>
    <w:tmpl w:val="22FA2E7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3380AE5"/>
    <w:multiLevelType w:val="hybridMultilevel"/>
    <w:tmpl w:val="58202F1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13AD1364"/>
    <w:multiLevelType w:val="hybridMultilevel"/>
    <w:tmpl w:val="0CB4B2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79B471D"/>
    <w:multiLevelType w:val="hybridMultilevel"/>
    <w:tmpl w:val="BB2E6D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9C5442F"/>
    <w:multiLevelType w:val="hybridMultilevel"/>
    <w:tmpl w:val="0366D27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252661C2"/>
    <w:multiLevelType w:val="hybridMultilevel"/>
    <w:tmpl w:val="1D28ED0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5CF2A3C"/>
    <w:multiLevelType w:val="hybridMultilevel"/>
    <w:tmpl w:val="672C8680"/>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27AA59AB"/>
    <w:multiLevelType w:val="hybridMultilevel"/>
    <w:tmpl w:val="249AA2FC"/>
    <w:lvl w:ilvl="0" w:tplc="0FB29276">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2A275CD6"/>
    <w:multiLevelType w:val="hybridMultilevel"/>
    <w:tmpl w:val="9258BE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AB3425B"/>
    <w:multiLevelType w:val="hybridMultilevel"/>
    <w:tmpl w:val="CD6C27E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2B673E4B"/>
    <w:multiLevelType w:val="hybridMultilevel"/>
    <w:tmpl w:val="52560D52"/>
    <w:lvl w:ilvl="0" w:tplc="1B249262">
      <w:start w:val="2015"/>
      <w:numFmt w:val="bullet"/>
      <w:lvlText w:val="-"/>
      <w:lvlJc w:val="left"/>
      <w:pPr>
        <w:ind w:left="1080" w:hanging="360"/>
      </w:pPr>
      <w:rPr>
        <w:rFonts w:ascii="Calibri" w:eastAsiaTheme="minorEastAsia" w:hAnsi="Calibri"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3" w15:restartNumberingAfterBreak="0">
    <w:nsid w:val="2ED736B0"/>
    <w:multiLevelType w:val="hybridMultilevel"/>
    <w:tmpl w:val="8EA24B4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353D248C"/>
    <w:multiLevelType w:val="hybridMultilevel"/>
    <w:tmpl w:val="9D868D0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39315438"/>
    <w:multiLevelType w:val="hybridMultilevel"/>
    <w:tmpl w:val="5198CE66"/>
    <w:lvl w:ilvl="0" w:tplc="1B249262">
      <w:start w:val="2015"/>
      <w:numFmt w:val="bullet"/>
      <w:lvlText w:val="-"/>
      <w:lvlJc w:val="left"/>
      <w:pPr>
        <w:ind w:left="1080" w:hanging="360"/>
      </w:pPr>
      <w:rPr>
        <w:rFonts w:ascii="Calibri" w:eastAsiaTheme="minorEastAsia" w:hAnsi="Calibri"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39A22E7B"/>
    <w:multiLevelType w:val="hybridMultilevel"/>
    <w:tmpl w:val="C5084B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39DE3155"/>
    <w:multiLevelType w:val="hybridMultilevel"/>
    <w:tmpl w:val="8BE8B0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8" w15:restartNumberingAfterBreak="0">
    <w:nsid w:val="3EA921F7"/>
    <w:multiLevelType w:val="multilevel"/>
    <w:tmpl w:val="29E81B16"/>
    <w:name w:val="Housestyle"/>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1701"/>
        </w:tabs>
        <w:ind w:left="1701" w:hanging="850"/>
      </w:pPr>
    </w:lvl>
    <w:lvl w:ilvl="3">
      <w:start w:val="1"/>
      <w:numFmt w:val="decimal"/>
      <w:lvlText w:val="%1.%2.%3.%4."/>
      <w:lvlJc w:val="left"/>
      <w:pPr>
        <w:tabs>
          <w:tab w:val="num" w:pos="2835"/>
        </w:tabs>
        <w:ind w:left="2835" w:hanging="1134"/>
      </w:pPr>
    </w:lvl>
    <w:lvl w:ilvl="4">
      <w:start w:val="1"/>
      <w:numFmt w:val="decimal"/>
      <w:lvlText w:val="%1.%2.%3.%4.%5."/>
      <w:lvlJc w:val="left"/>
      <w:pPr>
        <w:tabs>
          <w:tab w:val="num" w:pos="2835"/>
        </w:tabs>
        <w:ind w:left="2835" w:hanging="1134"/>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403C016C"/>
    <w:multiLevelType w:val="hybridMultilevel"/>
    <w:tmpl w:val="F9AA81F0"/>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20" w15:restartNumberingAfterBreak="0">
    <w:nsid w:val="4B3B5E44"/>
    <w:multiLevelType w:val="multilevel"/>
    <w:tmpl w:val="900A64B0"/>
    <w:lvl w:ilvl="0">
      <w:start w:val="1"/>
      <w:numFmt w:val="decimal"/>
      <w:pStyle w:val="Lista"/>
      <w:suff w:val="nothing"/>
      <w:lvlText w:val=""/>
      <w:lvlJc w:val="left"/>
      <w:pPr>
        <w:tabs>
          <w:tab w:val="num" w:pos="4184"/>
        </w:tabs>
        <w:ind w:left="4184" w:hanging="1304"/>
      </w:pPr>
    </w:lvl>
    <w:lvl w:ilvl="1">
      <w:start w:val="1"/>
      <w:numFmt w:val="decimal"/>
      <w:pStyle w:val="Lista2"/>
      <w:suff w:val="nothing"/>
      <w:lvlText w:val=""/>
      <w:lvlJc w:val="left"/>
      <w:pPr>
        <w:tabs>
          <w:tab w:val="num" w:pos="4751"/>
        </w:tabs>
        <w:ind w:left="4751" w:hanging="1871"/>
      </w:pPr>
    </w:lvl>
    <w:lvl w:ilvl="2">
      <w:start w:val="1"/>
      <w:numFmt w:val="decimal"/>
      <w:pStyle w:val="Lista3"/>
      <w:suff w:val="nothing"/>
      <w:lvlText w:val=""/>
      <w:lvlJc w:val="left"/>
      <w:pPr>
        <w:tabs>
          <w:tab w:val="num" w:pos="5318"/>
        </w:tabs>
        <w:ind w:left="5318" w:hanging="2438"/>
      </w:pPr>
    </w:lvl>
    <w:lvl w:ilvl="3">
      <w:start w:val="1"/>
      <w:numFmt w:val="decimal"/>
      <w:lvlText w:val="%1.%2.%3.%4."/>
      <w:lvlJc w:val="left"/>
      <w:pPr>
        <w:tabs>
          <w:tab w:val="num" w:pos="4309"/>
        </w:tabs>
        <w:ind w:left="4309" w:hanging="357"/>
      </w:pPr>
    </w:lvl>
    <w:lvl w:ilvl="4">
      <w:start w:val="1"/>
      <w:numFmt w:val="decimal"/>
      <w:lvlText w:val="%1.%2.%3.%4.%5."/>
      <w:lvlJc w:val="left"/>
      <w:pPr>
        <w:tabs>
          <w:tab w:val="num" w:pos="4666"/>
        </w:tabs>
        <w:ind w:left="4666" w:hanging="357"/>
      </w:pPr>
    </w:lvl>
    <w:lvl w:ilvl="5">
      <w:start w:val="1"/>
      <w:numFmt w:val="decimal"/>
      <w:lvlText w:val="%1.%2.%3.%4.%5.%6."/>
      <w:lvlJc w:val="left"/>
      <w:pPr>
        <w:tabs>
          <w:tab w:val="num" w:pos="5023"/>
        </w:tabs>
        <w:ind w:left="5023" w:hanging="357"/>
      </w:pPr>
    </w:lvl>
    <w:lvl w:ilvl="6">
      <w:start w:val="1"/>
      <w:numFmt w:val="decimal"/>
      <w:lvlText w:val="%1.%2.%3.%4.%5.%6.%7."/>
      <w:lvlJc w:val="left"/>
      <w:pPr>
        <w:tabs>
          <w:tab w:val="num" w:pos="5380"/>
        </w:tabs>
        <w:ind w:left="5380" w:hanging="357"/>
      </w:pPr>
    </w:lvl>
    <w:lvl w:ilvl="7">
      <w:start w:val="1"/>
      <w:numFmt w:val="decimal"/>
      <w:lvlText w:val="%1.%2.%3.%4.%5.%6.%7.%8."/>
      <w:lvlJc w:val="left"/>
      <w:pPr>
        <w:tabs>
          <w:tab w:val="num" w:pos="5738"/>
        </w:tabs>
        <w:ind w:left="5738" w:hanging="358"/>
      </w:pPr>
    </w:lvl>
    <w:lvl w:ilvl="8">
      <w:start w:val="1"/>
      <w:numFmt w:val="decimal"/>
      <w:lvlText w:val="%1.%2.%3.%4.%5.%6.%7.%8.%9."/>
      <w:lvlJc w:val="left"/>
      <w:pPr>
        <w:tabs>
          <w:tab w:val="num" w:pos="6095"/>
        </w:tabs>
        <w:ind w:left="6095" w:hanging="357"/>
      </w:pPr>
    </w:lvl>
  </w:abstractNum>
  <w:abstractNum w:abstractNumId="21" w15:restartNumberingAfterBreak="0">
    <w:nsid w:val="55AE3F81"/>
    <w:multiLevelType w:val="hybridMultilevel"/>
    <w:tmpl w:val="0C207BF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87E1A5B"/>
    <w:multiLevelType w:val="hybridMultilevel"/>
    <w:tmpl w:val="4A228782"/>
    <w:lvl w:ilvl="0" w:tplc="041D0015">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5C817DD9"/>
    <w:multiLevelType w:val="hybridMultilevel"/>
    <w:tmpl w:val="22FA2E7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5EA652BE"/>
    <w:multiLevelType w:val="hybridMultilevel"/>
    <w:tmpl w:val="152CB0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15:restartNumberingAfterBreak="0">
    <w:nsid w:val="6003182D"/>
    <w:multiLevelType w:val="singleLevel"/>
    <w:tmpl w:val="0E0C33CA"/>
    <w:lvl w:ilvl="0">
      <w:start w:val="1"/>
      <w:numFmt w:val="bullet"/>
      <w:pStyle w:val="Punktlista"/>
      <w:lvlText w:val=""/>
      <w:lvlJc w:val="left"/>
      <w:pPr>
        <w:tabs>
          <w:tab w:val="num" w:pos="644"/>
        </w:tabs>
        <w:ind w:left="567" w:hanging="283"/>
      </w:pPr>
      <w:rPr>
        <w:rFonts w:ascii="Symbol" w:hAnsi="Symbol" w:hint="default"/>
      </w:rPr>
    </w:lvl>
  </w:abstractNum>
  <w:abstractNum w:abstractNumId="26" w15:restartNumberingAfterBreak="0">
    <w:nsid w:val="7FE711C1"/>
    <w:multiLevelType w:val="singleLevel"/>
    <w:tmpl w:val="1870D522"/>
    <w:lvl w:ilvl="0">
      <w:start w:val="1"/>
      <w:numFmt w:val="bullet"/>
      <w:pStyle w:val="punktlista0"/>
      <w:lvlText w:val=""/>
      <w:lvlJc w:val="left"/>
      <w:pPr>
        <w:tabs>
          <w:tab w:val="num" w:pos="4046"/>
        </w:tabs>
        <w:ind w:left="4043" w:hanging="357"/>
      </w:pPr>
      <w:rPr>
        <w:rFonts w:ascii="Symbol" w:hAnsi="Symbol" w:hint="default"/>
      </w:rPr>
    </w:lvl>
  </w:abstractNum>
  <w:num w:numId="1">
    <w:abstractNumId w:val="25"/>
  </w:num>
  <w:num w:numId="2">
    <w:abstractNumId w:val="0"/>
  </w:num>
  <w:num w:numId="3">
    <w:abstractNumId w:val="20"/>
  </w:num>
  <w:num w:numId="4">
    <w:abstractNumId w:val="26"/>
  </w:num>
  <w:num w:numId="5">
    <w:abstractNumId w:val="1"/>
  </w:num>
  <w:num w:numId="6">
    <w:abstractNumId w:val="2"/>
  </w:num>
  <w:num w:numId="7">
    <w:abstractNumId w:val="9"/>
  </w:num>
  <w:num w:numId="8">
    <w:abstractNumId w:val="6"/>
  </w:num>
  <w:num w:numId="9">
    <w:abstractNumId w:val="13"/>
  </w:num>
  <w:num w:numId="10">
    <w:abstractNumId w:val="22"/>
  </w:num>
  <w:num w:numId="11">
    <w:abstractNumId w:val="8"/>
  </w:num>
  <w:num w:numId="12">
    <w:abstractNumId w:val="23"/>
  </w:num>
  <w:num w:numId="13">
    <w:abstractNumId w:val="17"/>
  </w:num>
  <w:num w:numId="14">
    <w:abstractNumId w:val="19"/>
  </w:num>
  <w:num w:numId="15">
    <w:abstractNumId w:val="7"/>
  </w:num>
  <w:num w:numId="16">
    <w:abstractNumId w:val="4"/>
  </w:num>
  <w:num w:numId="17">
    <w:abstractNumId w:val="12"/>
  </w:num>
  <w:num w:numId="18">
    <w:abstractNumId w:val="15"/>
  </w:num>
  <w:num w:numId="19">
    <w:abstractNumId w:val="3"/>
  </w:num>
  <w:num w:numId="20">
    <w:abstractNumId w:val="11"/>
  </w:num>
  <w:num w:numId="21">
    <w:abstractNumId w:val="16"/>
  </w:num>
  <w:num w:numId="22">
    <w:abstractNumId w:val="21"/>
  </w:num>
  <w:num w:numId="23">
    <w:abstractNumId w:val="14"/>
  </w:num>
  <w:num w:numId="24">
    <w:abstractNumId w:val="24"/>
  </w:num>
  <w:num w:numId="25">
    <w:abstractNumId w:val="10"/>
  </w:num>
  <w:num w:numId="2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42"/>
    <w:rsid w:val="00002959"/>
    <w:rsid w:val="00003264"/>
    <w:rsid w:val="00004DC9"/>
    <w:rsid w:val="000057F8"/>
    <w:rsid w:val="000160FE"/>
    <w:rsid w:val="00017665"/>
    <w:rsid w:val="00017975"/>
    <w:rsid w:val="00021E8E"/>
    <w:rsid w:val="00025952"/>
    <w:rsid w:val="00026A56"/>
    <w:rsid w:val="00027431"/>
    <w:rsid w:val="00027A30"/>
    <w:rsid w:val="00031625"/>
    <w:rsid w:val="0003233B"/>
    <w:rsid w:val="00034738"/>
    <w:rsid w:val="0004114A"/>
    <w:rsid w:val="000446CE"/>
    <w:rsid w:val="00044A13"/>
    <w:rsid w:val="0004797A"/>
    <w:rsid w:val="00051F1A"/>
    <w:rsid w:val="000545DA"/>
    <w:rsid w:val="00054C97"/>
    <w:rsid w:val="0006028F"/>
    <w:rsid w:val="0006227B"/>
    <w:rsid w:val="00063F5F"/>
    <w:rsid w:val="000652B7"/>
    <w:rsid w:val="000666AA"/>
    <w:rsid w:val="000714C4"/>
    <w:rsid w:val="00071D7D"/>
    <w:rsid w:val="0007341D"/>
    <w:rsid w:val="00074BE9"/>
    <w:rsid w:val="000751F3"/>
    <w:rsid w:val="00075211"/>
    <w:rsid w:val="0007599D"/>
    <w:rsid w:val="0008186C"/>
    <w:rsid w:val="0009135B"/>
    <w:rsid w:val="00093637"/>
    <w:rsid w:val="00093942"/>
    <w:rsid w:val="00095354"/>
    <w:rsid w:val="00095509"/>
    <w:rsid w:val="00095CC4"/>
    <w:rsid w:val="00096908"/>
    <w:rsid w:val="000A2A0F"/>
    <w:rsid w:val="000A6189"/>
    <w:rsid w:val="000B63E7"/>
    <w:rsid w:val="000B744A"/>
    <w:rsid w:val="000C2F3C"/>
    <w:rsid w:val="000C464E"/>
    <w:rsid w:val="000C5DAA"/>
    <w:rsid w:val="000D0458"/>
    <w:rsid w:val="000D06C2"/>
    <w:rsid w:val="000D54D7"/>
    <w:rsid w:val="000E08D0"/>
    <w:rsid w:val="000E150C"/>
    <w:rsid w:val="000E42FA"/>
    <w:rsid w:val="000E6895"/>
    <w:rsid w:val="000E6A0A"/>
    <w:rsid w:val="000F0421"/>
    <w:rsid w:val="000F1DDB"/>
    <w:rsid w:val="000F4421"/>
    <w:rsid w:val="000F681D"/>
    <w:rsid w:val="000F69ED"/>
    <w:rsid w:val="000F7E96"/>
    <w:rsid w:val="00102890"/>
    <w:rsid w:val="0010381A"/>
    <w:rsid w:val="001061C8"/>
    <w:rsid w:val="001107C4"/>
    <w:rsid w:val="0011570F"/>
    <w:rsid w:val="00116B7A"/>
    <w:rsid w:val="00123949"/>
    <w:rsid w:val="0013199C"/>
    <w:rsid w:val="00132448"/>
    <w:rsid w:val="0013291D"/>
    <w:rsid w:val="00133629"/>
    <w:rsid w:val="00136638"/>
    <w:rsid w:val="001410B3"/>
    <w:rsid w:val="00144E1D"/>
    <w:rsid w:val="00145E6C"/>
    <w:rsid w:val="00147C99"/>
    <w:rsid w:val="00150FC4"/>
    <w:rsid w:val="00151517"/>
    <w:rsid w:val="001517F3"/>
    <w:rsid w:val="001525ED"/>
    <w:rsid w:val="00155027"/>
    <w:rsid w:val="00156CE1"/>
    <w:rsid w:val="0016081D"/>
    <w:rsid w:val="001639F8"/>
    <w:rsid w:val="00164549"/>
    <w:rsid w:val="00167CD6"/>
    <w:rsid w:val="00172A59"/>
    <w:rsid w:val="00174D12"/>
    <w:rsid w:val="00181A8A"/>
    <w:rsid w:val="00182093"/>
    <w:rsid w:val="00183C90"/>
    <w:rsid w:val="00184494"/>
    <w:rsid w:val="00184BA4"/>
    <w:rsid w:val="001862BB"/>
    <w:rsid w:val="0019102A"/>
    <w:rsid w:val="00191884"/>
    <w:rsid w:val="00194A64"/>
    <w:rsid w:val="001A0955"/>
    <w:rsid w:val="001A2C3A"/>
    <w:rsid w:val="001B00ED"/>
    <w:rsid w:val="001B0DCF"/>
    <w:rsid w:val="001B1CF7"/>
    <w:rsid w:val="001C1D1A"/>
    <w:rsid w:val="001C2B82"/>
    <w:rsid w:val="001C3F6F"/>
    <w:rsid w:val="001C5D73"/>
    <w:rsid w:val="001C77E7"/>
    <w:rsid w:val="001D67F9"/>
    <w:rsid w:val="001D6B65"/>
    <w:rsid w:val="001D6DE8"/>
    <w:rsid w:val="001D7702"/>
    <w:rsid w:val="001E0763"/>
    <w:rsid w:val="001E34C8"/>
    <w:rsid w:val="001E591D"/>
    <w:rsid w:val="001E5DF3"/>
    <w:rsid w:val="001E7521"/>
    <w:rsid w:val="001F2B55"/>
    <w:rsid w:val="001F3682"/>
    <w:rsid w:val="001F6BB9"/>
    <w:rsid w:val="00203A30"/>
    <w:rsid w:val="00204061"/>
    <w:rsid w:val="00204D53"/>
    <w:rsid w:val="00205795"/>
    <w:rsid w:val="00206528"/>
    <w:rsid w:val="00211DC1"/>
    <w:rsid w:val="002149D0"/>
    <w:rsid w:val="00214FD8"/>
    <w:rsid w:val="002227AB"/>
    <w:rsid w:val="00224A86"/>
    <w:rsid w:val="00224AB9"/>
    <w:rsid w:val="00225CC3"/>
    <w:rsid w:val="0022718F"/>
    <w:rsid w:val="00232BDC"/>
    <w:rsid w:val="00233946"/>
    <w:rsid w:val="00233FE1"/>
    <w:rsid w:val="002358C4"/>
    <w:rsid w:val="00235B9B"/>
    <w:rsid w:val="00241B88"/>
    <w:rsid w:val="00245245"/>
    <w:rsid w:val="00245927"/>
    <w:rsid w:val="002459FC"/>
    <w:rsid w:val="00246004"/>
    <w:rsid w:val="00251771"/>
    <w:rsid w:val="00252532"/>
    <w:rsid w:val="002526B8"/>
    <w:rsid w:val="00256C6D"/>
    <w:rsid w:val="00261745"/>
    <w:rsid w:val="002627C5"/>
    <w:rsid w:val="002755AF"/>
    <w:rsid w:val="00276C0F"/>
    <w:rsid w:val="0028296B"/>
    <w:rsid w:val="00284B67"/>
    <w:rsid w:val="0029175E"/>
    <w:rsid w:val="0029253B"/>
    <w:rsid w:val="002965E2"/>
    <w:rsid w:val="002967E5"/>
    <w:rsid w:val="0029772F"/>
    <w:rsid w:val="002A1E25"/>
    <w:rsid w:val="002A3D87"/>
    <w:rsid w:val="002A403F"/>
    <w:rsid w:val="002A5BB4"/>
    <w:rsid w:val="002A5E7F"/>
    <w:rsid w:val="002A5F7B"/>
    <w:rsid w:val="002B2A58"/>
    <w:rsid w:val="002B362E"/>
    <w:rsid w:val="002B4FA7"/>
    <w:rsid w:val="002C11D3"/>
    <w:rsid w:val="002C1443"/>
    <w:rsid w:val="002C19A8"/>
    <w:rsid w:val="002C1A4E"/>
    <w:rsid w:val="002C5010"/>
    <w:rsid w:val="002C544A"/>
    <w:rsid w:val="002D09C3"/>
    <w:rsid w:val="002D25C4"/>
    <w:rsid w:val="002D287E"/>
    <w:rsid w:val="002D7AFC"/>
    <w:rsid w:val="002E0E9C"/>
    <w:rsid w:val="002E17C5"/>
    <w:rsid w:val="002E2CF9"/>
    <w:rsid w:val="002E2FE9"/>
    <w:rsid w:val="002E7CC9"/>
    <w:rsid w:val="002F2075"/>
    <w:rsid w:val="002F258D"/>
    <w:rsid w:val="002F35E4"/>
    <w:rsid w:val="002F383A"/>
    <w:rsid w:val="00301673"/>
    <w:rsid w:val="00303270"/>
    <w:rsid w:val="00303EFD"/>
    <w:rsid w:val="003117DF"/>
    <w:rsid w:val="00314847"/>
    <w:rsid w:val="00315CBF"/>
    <w:rsid w:val="0032046B"/>
    <w:rsid w:val="00321A48"/>
    <w:rsid w:val="00322D86"/>
    <w:rsid w:val="00323354"/>
    <w:rsid w:val="00325550"/>
    <w:rsid w:val="0032599F"/>
    <w:rsid w:val="0032683C"/>
    <w:rsid w:val="00330D58"/>
    <w:rsid w:val="0033142F"/>
    <w:rsid w:val="0033277A"/>
    <w:rsid w:val="00334682"/>
    <w:rsid w:val="00334AB7"/>
    <w:rsid w:val="00335BD5"/>
    <w:rsid w:val="00337FF0"/>
    <w:rsid w:val="003410AB"/>
    <w:rsid w:val="00342135"/>
    <w:rsid w:val="003455EF"/>
    <w:rsid w:val="00346919"/>
    <w:rsid w:val="00350DC0"/>
    <w:rsid w:val="00354537"/>
    <w:rsid w:val="0035517A"/>
    <w:rsid w:val="00355C07"/>
    <w:rsid w:val="00362387"/>
    <w:rsid w:val="00370A62"/>
    <w:rsid w:val="00373520"/>
    <w:rsid w:val="003764B6"/>
    <w:rsid w:val="00376512"/>
    <w:rsid w:val="003852CB"/>
    <w:rsid w:val="00385800"/>
    <w:rsid w:val="003908A7"/>
    <w:rsid w:val="00392F7C"/>
    <w:rsid w:val="00397153"/>
    <w:rsid w:val="003A06A7"/>
    <w:rsid w:val="003A0CCF"/>
    <w:rsid w:val="003A10CA"/>
    <w:rsid w:val="003A2E8E"/>
    <w:rsid w:val="003A3642"/>
    <w:rsid w:val="003A4EA2"/>
    <w:rsid w:val="003A75A9"/>
    <w:rsid w:val="003A7E79"/>
    <w:rsid w:val="003B07B2"/>
    <w:rsid w:val="003B16EA"/>
    <w:rsid w:val="003B1F2E"/>
    <w:rsid w:val="003B2EF2"/>
    <w:rsid w:val="003B3F9E"/>
    <w:rsid w:val="003C2737"/>
    <w:rsid w:val="003C4BE4"/>
    <w:rsid w:val="003C5701"/>
    <w:rsid w:val="003C5C47"/>
    <w:rsid w:val="003C6372"/>
    <w:rsid w:val="003D236E"/>
    <w:rsid w:val="003D2B56"/>
    <w:rsid w:val="003D568F"/>
    <w:rsid w:val="003D7734"/>
    <w:rsid w:val="003E14F8"/>
    <w:rsid w:val="003E38DD"/>
    <w:rsid w:val="003E4506"/>
    <w:rsid w:val="003E66A3"/>
    <w:rsid w:val="003F513A"/>
    <w:rsid w:val="003F5CFE"/>
    <w:rsid w:val="00400F18"/>
    <w:rsid w:val="00405294"/>
    <w:rsid w:val="00405F88"/>
    <w:rsid w:val="00406DBD"/>
    <w:rsid w:val="00410982"/>
    <w:rsid w:val="00420C2A"/>
    <w:rsid w:val="00420D95"/>
    <w:rsid w:val="00423C83"/>
    <w:rsid w:val="00427423"/>
    <w:rsid w:val="0042766F"/>
    <w:rsid w:val="004343E6"/>
    <w:rsid w:val="004361E8"/>
    <w:rsid w:val="0043733F"/>
    <w:rsid w:val="00440E3B"/>
    <w:rsid w:val="004443BB"/>
    <w:rsid w:val="00445AFD"/>
    <w:rsid w:val="0044651B"/>
    <w:rsid w:val="0045451F"/>
    <w:rsid w:val="00455883"/>
    <w:rsid w:val="00462D02"/>
    <w:rsid w:val="0046527C"/>
    <w:rsid w:val="004659D5"/>
    <w:rsid w:val="00467C8A"/>
    <w:rsid w:val="00470B92"/>
    <w:rsid w:val="00470F5C"/>
    <w:rsid w:val="004713BD"/>
    <w:rsid w:val="00475354"/>
    <w:rsid w:val="00475A5D"/>
    <w:rsid w:val="004765A6"/>
    <w:rsid w:val="00476994"/>
    <w:rsid w:val="00480718"/>
    <w:rsid w:val="00481DAC"/>
    <w:rsid w:val="00483548"/>
    <w:rsid w:val="00484C80"/>
    <w:rsid w:val="0048602C"/>
    <w:rsid w:val="00486A30"/>
    <w:rsid w:val="0048703F"/>
    <w:rsid w:val="00494985"/>
    <w:rsid w:val="00495780"/>
    <w:rsid w:val="00497BEA"/>
    <w:rsid w:val="004A0285"/>
    <w:rsid w:val="004A1697"/>
    <w:rsid w:val="004A2D0F"/>
    <w:rsid w:val="004A39DE"/>
    <w:rsid w:val="004A47D4"/>
    <w:rsid w:val="004A4F89"/>
    <w:rsid w:val="004A516D"/>
    <w:rsid w:val="004A52BA"/>
    <w:rsid w:val="004B7911"/>
    <w:rsid w:val="004B7C89"/>
    <w:rsid w:val="004C1EA1"/>
    <w:rsid w:val="004C53FB"/>
    <w:rsid w:val="004C5DBC"/>
    <w:rsid w:val="004C5F29"/>
    <w:rsid w:val="004C62AB"/>
    <w:rsid w:val="004C7368"/>
    <w:rsid w:val="004D0EA0"/>
    <w:rsid w:val="004D30C0"/>
    <w:rsid w:val="004D363D"/>
    <w:rsid w:val="004D3D0B"/>
    <w:rsid w:val="004D4A7B"/>
    <w:rsid w:val="004D6806"/>
    <w:rsid w:val="004E2A32"/>
    <w:rsid w:val="004E4054"/>
    <w:rsid w:val="004E7761"/>
    <w:rsid w:val="004F4EDA"/>
    <w:rsid w:val="004F5697"/>
    <w:rsid w:val="004F6380"/>
    <w:rsid w:val="00500DAC"/>
    <w:rsid w:val="00502FAE"/>
    <w:rsid w:val="005039D5"/>
    <w:rsid w:val="005044E7"/>
    <w:rsid w:val="00505E2E"/>
    <w:rsid w:val="00512223"/>
    <w:rsid w:val="00516CEA"/>
    <w:rsid w:val="00517171"/>
    <w:rsid w:val="00517377"/>
    <w:rsid w:val="00523775"/>
    <w:rsid w:val="00525764"/>
    <w:rsid w:val="00526788"/>
    <w:rsid w:val="005310B5"/>
    <w:rsid w:val="005314E6"/>
    <w:rsid w:val="00532DEB"/>
    <w:rsid w:val="00550CA1"/>
    <w:rsid w:val="005557C8"/>
    <w:rsid w:val="00560E02"/>
    <w:rsid w:val="005622C1"/>
    <w:rsid w:val="00562F2D"/>
    <w:rsid w:val="00567241"/>
    <w:rsid w:val="00567FBD"/>
    <w:rsid w:val="00570648"/>
    <w:rsid w:val="005729E9"/>
    <w:rsid w:val="00573E2C"/>
    <w:rsid w:val="00574388"/>
    <w:rsid w:val="00574615"/>
    <w:rsid w:val="005778F1"/>
    <w:rsid w:val="00582273"/>
    <w:rsid w:val="00586F88"/>
    <w:rsid w:val="00587892"/>
    <w:rsid w:val="005878A5"/>
    <w:rsid w:val="00590804"/>
    <w:rsid w:val="00593432"/>
    <w:rsid w:val="00593DCC"/>
    <w:rsid w:val="005A1860"/>
    <w:rsid w:val="005A36AC"/>
    <w:rsid w:val="005A54CB"/>
    <w:rsid w:val="005B06FB"/>
    <w:rsid w:val="005B4F88"/>
    <w:rsid w:val="005B7559"/>
    <w:rsid w:val="005C0076"/>
    <w:rsid w:val="005C1F15"/>
    <w:rsid w:val="005C4D08"/>
    <w:rsid w:val="005C6DBA"/>
    <w:rsid w:val="005C7671"/>
    <w:rsid w:val="005C7DC1"/>
    <w:rsid w:val="005C7E87"/>
    <w:rsid w:val="005D11D6"/>
    <w:rsid w:val="005D26E1"/>
    <w:rsid w:val="005D46E4"/>
    <w:rsid w:val="005D5075"/>
    <w:rsid w:val="005D7545"/>
    <w:rsid w:val="005E76D8"/>
    <w:rsid w:val="005F1546"/>
    <w:rsid w:val="005F4FA7"/>
    <w:rsid w:val="005F6F42"/>
    <w:rsid w:val="005F74CC"/>
    <w:rsid w:val="0060159E"/>
    <w:rsid w:val="006035EA"/>
    <w:rsid w:val="00603B8B"/>
    <w:rsid w:val="00607F5A"/>
    <w:rsid w:val="00611319"/>
    <w:rsid w:val="006137F9"/>
    <w:rsid w:val="00613D95"/>
    <w:rsid w:val="0061596A"/>
    <w:rsid w:val="00621B29"/>
    <w:rsid w:val="00623DAC"/>
    <w:rsid w:val="00623E8C"/>
    <w:rsid w:val="00625C32"/>
    <w:rsid w:val="00632793"/>
    <w:rsid w:val="0063449E"/>
    <w:rsid w:val="006347BD"/>
    <w:rsid w:val="00637648"/>
    <w:rsid w:val="00642C41"/>
    <w:rsid w:val="00642CBE"/>
    <w:rsid w:val="006448F4"/>
    <w:rsid w:val="00644C41"/>
    <w:rsid w:val="00644E80"/>
    <w:rsid w:val="006520A8"/>
    <w:rsid w:val="00653C6C"/>
    <w:rsid w:val="00655A1F"/>
    <w:rsid w:val="00656263"/>
    <w:rsid w:val="00656ADE"/>
    <w:rsid w:val="00656D7C"/>
    <w:rsid w:val="00657EB8"/>
    <w:rsid w:val="00660DF2"/>
    <w:rsid w:val="00661905"/>
    <w:rsid w:val="00661C1A"/>
    <w:rsid w:val="00670375"/>
    <w:rsid w:val="006704FA"/>
    <w:rsid w:val="0067058B"/>
    <w:rsid w:val="00675BC7"/>
    <w:rsid w:val="00682CF7"/>
    <w:rsid w:val="00685350"/>
    <w:rsid w:val="00690665"/>
    <w:rsid w:val="00692CBA"/>
    <w:rsid w:val="00692E77"/>
    <w:rsid w:val="006930A7"/>
    <w:rsid w:val="00695FD4"/>
    <w:rsid w:val="00697522"/>
    <w:rsid w:val="00697BF7"/>
    <w:rsid w:val="006A5331"/>
    <w:rsid w:val="006A5CCC"/>
    <w:rsid w:val="006A699B"/>
    <w:rsid w:val="006B2D0C"/>
    <w:rsid w:val="006B374F"/>
    <w:rsid w:val="006B7F74"/>
    <w:rsid w:val="006C27BB"/>
    <w:rsid w:val="006C36BB"/>
    <w:rsid w:val="006C3DBD"/>
    <w:rsid w:val="006C55C5"/>
    <w:rsid w:val="006C6A80"/>
    <w:rsid w:val="006D1820"/>
    <w:rsid w:val="006D2BC1"/>
    <w:rsid w:val="006D6EF0"/>
    <w:rsid w:val="006D7DB1"/>
    <w:rsid w:val="006E24C6"/>
    <w:rsid w:val="006E6837"/>
    <w:rsid w:val="006F3D70"/>
    <w:rsid w:val="006F3F34"/>
    <w:rsid w:val="006F7903"/>
    <w:rsid w:val="006F7948"/>
    <w:rsid w:val="00700501"/>
    <w:rsid w:val="00700882"/>
    <w:rsid w:val="00706BBF"/>
    <w:rsid w:val="00712C6C"/>
    <w:rsid w:val="007141B7"/>
    <w:rsid w:val="00714AF1"/>
    <w:rsid w:val="0071549B"/>
    <w:rsid w:val="00721B80"/>
    <w:rsid w:val="00722A72"/>
    <w:rsid w:val="00725FE6"/>
    <w:rsid w:val="0072731C"/>
    <w:rsid w:val="00736A33"/>
    <w:rsid w:val="00737859"/>
    <w:rsid w:val="0074107E"/>
    <w:rsid w:val="00741A7D"/>
    <w:rsid w:val="00741B14"/>
    <w:rsid w:val="00742680"/>
    <w:rsid w:val="00742D39"/>
    <w:rsid w:val="00744438"/>
    <w:rsid w:val="00745D14"/>
    <w:rsid w:val="0074659E"/>
    <w:rsid w:val="00750541"/>
    <w:rsid w:val="00757DE0"/>
    <w:rsid w:val="007663E9"/>
    <w:rsid w:val="00770220"/>
    <w:rsid w:val="00771A23"/>
    <w:rsid w:val="0077427D"/>
    <w:rsid w:val="00783032"/>
    <w:rsid w:val="00784561"/>
    <w:rsid w:val="00787740"/>
    <w:rsid w:val="00794846"/>
    <w:rsid w:val="00795189"/>
    <w:rsid w:val="00796DD1"/>
    <w:rsid w:val="00797395"/>
    <w:rsid w:val="007A5047"/>
    <w:rsid w:val="007B125C"/>
    <w:rsid w:val="007B5D37"/>
    <w:rsid w:val="007C518E"/>
    <w:rsid w:val="007C5616"/>
    <w:rsid w:val="007C7E83"/>
    <w:rsid w:val="007D2A96"/>
    <w:rsid w:val="007D36F5"/>
    <w:rsid w:val="007D3AF0"/>
    <w:rsid w:val="007D4095"/>
    <w:rsid w:val="007D6BF1"/>
    <w:rsid w:val="007D6C6C"/>
    <w:rsid w:val="007E217E"/>
    <w:rsid w:val="007E3BFC"/>
    <w:rsid w:val="007F27BB"/>
    <w:rsid w:val="007F5208"/>
    <w:rsid w:val="007F7017"/>
    <w:rsid w:val="007F7C54"/>
    <w:rsid w:val="00800C6A"/>
    <w:rsid w:val="008024A1"/>
    <w:rsid w:val="00805BE8"/>
    <w:rsid w:val="00812BB9"/>
    <w:rsid w:val="008145D5"/>
    <w:rsid w:val="00816D49"/>
    <w:rsid w:val="00817A22"/>
    <w:rsid w:val="00822410"/>
    <w:rsid w:val="008300D0"/>
    <w:rsid w:val="00830651"/>
    <w:rsid w:val="00831F4F"/>
    <w:rsid w:val="00834746"/>
    <w:rsid w:val="00835727"/>
    <w:rsid w:val="008365B0"/>
    <w:rsid w:val="00836F5C"/>
    <w:rsid w:val="00840D31"/>
    <w:rsid w:val="00842199"/>
    <w:rsid w:val="00844338"/>
    <w:rsid w:val="00844838"/>
    <w:rsid w:val="00846428"/>
    <w:rsid w:val="00846E34"/>
    <w:rsid w:val="00850843"/>
    <w:rsid w:val="00852F90"/>
    <w:rsid w:val="008607F2"/>
    <w:rsid w:val="008627AD"/>
    <w:rsid w:val="00862EA9"/>
    <w:rsid w:val="00866961"/>
    <w:rsid w:val="008674E1"/>
    <w:rsid w:val="00867E19"/>
    <w:rsid w:val="00870D91"/>
    <w:rsid w:val="00874F79"/>
    <w:rsid w:val="00876048"/>
    <w:rsid w:val="00880A7C"/>
    <w:rsid w:val="008826D0"/>
    <w:rsid w:val="00882FA7"/>
    <w:rsid w:val="00883204"/>
    <w:rsid w:val="0088396C"/>
    <w:rsid w:val="00883BAA"/>
    <w:rsid w:val="00890171"/>
    <w:rsid w:val="008927B1"/>
    <w:rsid w:val="00894D25"/>
    <w:rsid w:val="00895FDE"/>
    <w:rsid w:val="00896164"/>
    <w:rsid w:val="0089696D"/>
    <w:rsid w:val="008A0DA8"/>
    <w:rsid w:val="008A3FDC"/>
    <w:rsid w:val="008A60BC"/>
    <w:rsid w:val="008A6C6D"/>
    <w:rsid w:val="008A6D76"/>
    <w:rsid w:val="008B01C4"/>
    <w:rsid w:val="008C36BE"/>
    <w:rsid w:val="008D0E69"/>
    <w:rsid w:val="008D18FC"/>
    <w:rsid w:val="008D20C7"/>
    <w:rsid w:val="008D49A1"/>
    <w:rsid w:val="008D767B"/>
    <w:rsid w:val="008E2D0F"/>
    <w:rsid w:val="008E51AC"/>
    <w:rsid w:val="008E60F5"/>
    <w:rsid w:val="008E6DA5"/>
    <w:rsid w:val="008F0BA9"/>
    <w:rsid w:val="008F3359"/>
    <w:rsid w:val="008F6586"/>
    <w:rsid w:val="00901CA0"/>
    <w:rsid w:val="0090269E"/>
    <w:rsid w:val="00904A94"/>
    <w:rsid w:val="00905445"/>
    <w:rsid w:val="009074DA"/>
    <w:rsid w:val="00907657"/>
    <w:rsid w:val="009110BF"/>
    <w:rsid w:val="00912A08"/>
    <w:rsid w:val="009141F1"/>
    <w:rsid w:val="00921A2F"/>
    <w:rsid w:val="00924646"/>
    <w:rsid w:val="0092496B"/>
    <w:rsid w:val="00926DAD"/>
    <w:rsid w:val="0092796B"/>
    <w:rsid w:val="0093077D"/>
    <w:rsid w:val="00930B01"/>
    <w:rsid w:val="0093295A"/>
    <w:rsid w:val="009337EF"/>
    <w:rsid w:val="009345CB"/>
    <w:rsid w:val="00936B38"/>
    <w:rsid w:val="00940128"/>
    <w:rsid w:val="0095301E"/>
    <w:rsid w:val="0095648F"/>
    <w:rsid w:val="00956538"/>
    <w:rsid w:val="0095697A"/>
    <w:rsid w:val="00965F03"/>
    <w:rsid w:val="00966D3C"/>
    <w:rsid w:val="0096737D"/>
    <w:rsid w:val="009674E1"/>
    <w:rsid w:val="00967D6A"/>
    <w:rsid w:val="00971D08"/>
    <w:rsid w:val="00972560"/>
    <w:rsid w:val="00973F0C"/>
    <w:rsid w:val="00974197"/>
    <w:rsid w:val="00975766"/>
    <w:rsid w:val="00975AB1"/>
    <w:rsid w:val="009802C7"/>
    <w:rsid w:val="009859A0"/>
    <w:rsid w:val="0099482B"/>
    <w:rsid w:val="009960E2"/>
    <w:rsid w:val="00997CC7"/>
    <w:rsid w:val="009A109B"/>
    <w:rsid w:val="009A1A3B"/>
    <w:rsid w:val="009A6DD0"/>
    <w:rsid w:val="009B390F"/>
    <w:rsid w:val="009B4C09"/>
    <w:rsid w:val="009B609B"/>
    <w:rsid w:val="009B61F9"/>
    <w:rsid w:val="009B76D7"/>
    <w:rsid w:val="009C211E"/>
    <w:rsid w:val="009C28F6"/>
    <w:rsid w:val="009C3D20"/>
    <w:rsid w:val="009D2251"/>
    <w:rsid w:val="009E482A"/>
    <w:rsid w:val="009E4ECC"/>
    <w:rsid w:val="009E5CA9"/>
    <w:rsid w:val="009E6C4A"/>
    <w:rsid w:val="009E6D25"/>
    <w:rsid w:val="009E7216"/>
    <w:rsid w:val="009E7D8C"/>
    <w:rsid w:val="009F2B76"/>
    <w:rsid w:val="009F4A44"/>
    <w:rsid w:val="009F71F4"/>
    <w:rsid w:val="009F7673"/>
    <w:rsid w:val="00A01433"/>
    <w:rsid w:val="00A01F45"/>
    <w:rsid w:val="00A02345"/>
    <w:rsid w:val="00A02D24"/>
    <w:rsid w:val="00A03B43"/>
    <w:rsid w:val="00A1273E"/>
    <w:rsid w:val="00A137E3"/>
    <w:rsid w:val="00A14474"/>
    <w:rsid w:val="00A1557B"/>
    <w:rsid w:val="00A17524"/>
    <w:rsid w:val="00A17FF1"/>
    <w:rsid w:val="00A207C4"/>
    <w:rsid w:val="00A2080B"/>
    <w:rsid w:val="00A22E52"/>
    <w:rsid w:val="00A23E6F"/>
    <w:rsid w:val="00A2445C"/>
    <w:rsid w:val="00A2571A"/>
    <w:rsid w:val="00A257D6"/>
    <w:rsid w:val="00A34886"/>
    <w:rsid w:val="00A36DF8"/>
    <w:rsid w:val="00A372B9"/>
    <w:rsid w:val="00A37763"/>
    <w:rsid w:val="00A43E6D"/>
    <w:rsid w:val="00A50F25"/>
    <w:rsid w:val="00A52922"/>
    <w:rsid w:val="00A52C88"/>
    <w:rsid w:val="00A547B2"/>
    <w:rsid w:val="00A56726"/>
    <w:rsid w:val="00A56B33"/>
    <w:rsid w:val="00A5796A"/>
    <w:rsid w:val="00A57B0D"/>
    <w:rsid w:val="00A6518C"/>
    <w:rsid w:val="00A73F6C"/>
    <w:rsid w:val="00A75DD3"/>
    <w:rsid w:val="00A774A1"/>
    <w:rsid w:val="00A77C15"/>
    <w:rsid w:val="00A8180D"/>
    <w:rsid w:val="00A820DE"/>
    <w:rsid w:val="00A824C3"/>
    <w:rsid w:val="00A95050"/>
    <w:rsid w:val="00A969ED"/>
    <w:rsid w:val="00A9723C"/>
    <w:rsid w:val="00AA04AD"/>
    <w:rsid w:val="00AA1229"/>
    <w:rsid w:val="00AA3EB6"/>
    <w:rsid w:val="00AB0751"/>
    <w:rsid w:val="00AC0659"/>
    <w:rsid w:val="00AC1670"/>
    <w:rsid w:val="00AC3D40"/>
    <w:rsid w:val="00AC5F8B"/>
    <w:rsid w:val="00AC691A"/>
    <w:rsid w:val="00AC6B15"/>
    <w:rsid w:val="00AC7B75"/>
    <w:rsid w:val="00AC7DED"/>
    <w:rsid w:val="00AC7F84"/>
    <w:rsid w:val="00AD0EB1"/>
    <w:rsid w:val="00AD5326"/>
    <w:rsid w:val="00AD691A"/>
    <w:rsid w:val="00AD6F88"/>
    <w:rsid w:val="00AE33ED"/>
    <w:rsid w:val="00AE480F"/>
    <w:rsid w:val="00AF0014"/>
    <w:rsid w:val="00AF0B2E"/>
    <w:rsid w:val="00AF1B66"/>
    <w:rsid w:val="00AF20D4"/>
    <w:rsid w:val="00AF2A68"/>
    <w:rsid w:val="00AF30C6"/>
    <w:rsid w:val="00B00B1D"/>
    <w:rsid w:val="00B03660"/>
    <w:rsid w:val="00B06A13"/>
    <w:rsid w:val="00B12C29"/>
    <w:rsid w:val="00B13D56"/>
    <w:rsid w:val="00B15821"/>
    <w:rsid w:val="00B15D2B"/>
    <w:rsid w:val="00B17181"/>
    <w:rsid w:val="00B229FD"/>
    <w:rsid w:val="00B30126"/>
    <w:rsid w:val="00B304C3"/>
    <w:rsid w:val="00B31D45"/>
    <w:rsid w:val="00B33B2D"/>
    <w:rsid w:val="00B36CD1"/>
    <w:rsid w:val="00B43951"/>
    <w:rsid w:val="00B43DC6"/>
    <w:rsid w:val="00B4679C"/>
    <w:rsid w:val="00B4682F"/>
    <w:rsid w:val="00B46DDA"/>
    <w:rsid w:val="00B50E04"/>
    <w:rsid w:val="00B525E6"/>
    <w:rsid w:val="00B66463"/>
    <w:rsid w:val="00B66866"/>
    <w:rsid w:val="00B66A5D"/>
    <w:rsid w:val="00B67B3E"/>
    <w:rsid w:val="00B70E5D"/>
    <w:rsid w:val="00B810FC"/>
    <w:rsid w:val="00B81A9B"/>
    <w:rsid w:val="00B85CFE"/>
    <w:rsid w:val="00B8646D"/>
    <w:rsid w:val="00B86FC6"/>
    <w:rsid w:val="00B87C2B"/>
    <w:rsid w:val="00B92E5F"/>
    <w:rsid w:val="00B959E7"/>
    <w:rsid w:val="00B96772"/>
    <w:rsid w:val="00B96AB3"/>
    <w:rsid w:val="00BA360D"/>
    <w:rsid w:val="00BA5F18"/>
    <w:rsid w:val="00BC1B8B"/>
    <w:rsid w:val="00BC3859"/>
    <w:rsid w:val="00BD10FE"/>
    <w:rsid w:val="00BD1406"/>
    <w:rsid w:val="00BD25CB"/>
    <w:rsid w:val="00BD58C9"/>
    <w:rsid w:val="00BE4405"/>
    <w:rsid w:val="00BE6197"/>
    <w:rsid w:val="00BF1D60"/>
    <w:rsid w:val="00C01D72"/>
    <w:rsid w:val="00C02B2A"/>
    <w:rsid w:val="00C040B4"/>
    <w:rsid w:val="00C053BE"/>
    <w:rsid w:val="00C079AE"/>
    <w:rsid w:val="00C129B5"/>
    <w:rsid w:val="00C20A69"/>
    <w:rsid w:val="00C2782B"/>
    <w:rsid w:val="00C3175D"/>
    <w:rsid w:val="00C34169"/>
    <w:rsid w:val="00C343A2"/>
    <w:rsid w:val="00C42D89"/>
    <w:rsid w:val="00C45745"/>
    <w:rsid w:val="00C4638A"/>
    <w:rsid w:val="00C46617"/>
    <w:rsid w:val="00C46E72"/>
    <w:rsid w:val="00C555F7"/>
    <w:rsid w:val="00C634E0"/>
    <w:rsid w:val="00C651AC"/>
    <w:rsid w:val="00C655F1"/>
    <w:rsid w:val="00C671F1"/>
    <w:rsid w:val="00C70461"/>
    <w:rsid w:val="00C70EDA"/>
    <w:rsid w:val="00C75A1B"/>
    <w:rsid w:val="00C763E0"/>
    <w:rsid w:val="00C80477"/>
    <w:rsid w:val="00C842BD"/>
    <w:rsid w:val="00C85087"/>
    <w:rsid w:val="00C86201"/>
    <w:rsid w:val="00C877B9"/>
    <w:rsid w:val="00C87BFC"/>
    <w:rsid w:val="00C90255"/>
    <w:rsid w:val="00C91765"/>
    <w:rsid w:val="00C95A42"/>
    <w:rsid w:val="00C96388"/>
    <w:rsid w:val="00C964E5"/>
    <w:rsid w:val="00CA0E4F"/>
    <w:rsid w:val="00CA5165"/>
    <w:rsid w:val="00CB24E2"/>
    <w:rsid w:val="00CB3633"/>
    <w:rsid w:val="00CD6A5E"/>
    <w:rsid w:val="00CE0BC1"/>
    <w:rsid w:val="00CE118C"/>
    <w:rsid w:val="00CE1814"/>
    <w:rsid w:val="00CE2A76"/>
    <w:rsid w:val="00CE3E3D"/>
    <w:rsid w:val="00CE4C66"/>
    <w:rsid w:val="00CE5C11"/>
    <w:rsid w:val="00CE5F38"/>
    <w:rsid w:val="00CE7402"/>
    <w:rsid w:val="00CF07DC"/>
    <w:rsid w:val="00CF140B"/>
    <w:rsid w:val="00CF1687"/>
    <w:rsid w:val="00CF2059"/>
    <w:rsid w:val="00CF62B0"/>
    <w:rsid w:val="00D01495"/>
    <w:rsid w:val="00D042F0"/>
    <w:rsid w:val="00D12632"/>
    <w:rsid w:val="00D14364"/>
    <w:rsid w:val="00D20D5E"/>
    <w:rsid w:val="00D247AE"/>
    <w:rsid w:val="00D24FDF"/>
    <w:rsid w:val="00D262FC"/>
    <w:rsid w:val="00D26F9D"/>
    <w:rsid w:val="00D272A1"/>
    <w:rsid w:val="00D27ADC"/>
    <w:rsid w:val="00D27C09"/>
    <w:rsid w:val="00D407E8"/>
    <w:rsid w:val="00D413C9"/>
    <w:rsid w:val="00D46B10"/>
    <w:rsid w:val="00D47855"/>
    <w:rsid w:val="00D6155D"/>
    <w:rsid w:val="00D6441C"/>
    <w:rsid w:val="00D654C7"/>
    <w:rsid w:val="00D66C3B"/>
    <w:rsid w:val="00D73FB0"/>
    <w:rsid w:val="00D74712"/>
    <w:rsid w:val="00D75AD4"/>
    <w:rsid w:val="00D821F0"/>
    <w:rsid w:val="00D8255A"/>
    <w:rsid w:val="00D82DFC"/>
    <w:rsid w:val="00D82FC0"/>
    <w:rsid w:val="00D86016"/>
    <w:rsid w:val="00D90F90"/>
    <w:rsid w:val="00D939A1"/>
    <w:rsid w:val="00D95623"/>
    <w:rsid w:val="00DA0586"/>
    <w:rsid w:val="00DA0F77"/>
    <w:rsid w:val="00DA13F3"/>
    <w:rsid w:val="00DA5429"/>
    <w:rsid w:val="00DA7DDC"/>
    <w:rsid w:val="00DB3624"/>
    <w:rsid w:val="00DB3743"/>
    <w:rsid w:val="00DB4557"/>
    <w:rsid w:val="00DB65BA"/>
    <w:rsid w:val="00DC3DC1"/>
    <w:rsid w:val="00DD1B93"/>
    <w:rsid w:val="00DD25E8"/>
    <w:rsid w:val="00DD2B11"/>
    <w:rsid w:val="00DD2E38"/>
    <w:rsid w:val="00DD5C5C"/>
    <w:rsid w:val="00DE1BE7"/>
    <w:rsid w:val="00DE3DCC"/>
    <w:rsid w:val="00DE6085"/>
    <w:rsid w:val="00DE742D"/>
    <w:rsid w:val="00DF1057"/>
    <w:rsid w:val="00DF3042"/>
    <w:rsid w:val="00DF5170"/>
    <w:rsid w:val="00E01A6E"/>
    <w:rsid w:val="00E03719"/>
    <w:rsid w:val="00E0565C"/>
    <w:rsid w:val="00E13557"/>
    <w:rsid w:val="00E1447A"/>
    <w:rsid w:val="00E16878"/>
    <w:rsid w:val="00E20FC3"/>
    <w:rsid w:val="00E3044A"/>
    <w:rsid w:val="00E3095B"/>
    <w:rsid w:val="00E336EA"/>
    <w:rsid w:val="00E352A7"/>
    <w:rsid w:val="00E4035D"/>
    <w:rsid w:val="00E41321"/>
    <w:rsid w:val="00E43F2B"/>
    <w:rsid w:val="00E45D84"/>
    <w:rsid w:val="00E46367"/>
    <w:rsid w:val="00E46F3A"/>
    <w:rsid w:val="00E56AFB"/>
    <w:rsid w:val="00E60D7B"/>
    <w:rsid w:val="00E6268B"/>
    <w:rsid w:val="00E64684"/>
    <w:rsid w:val="00E660E3"/>
    <w:rsid w:val="00E66A71"/>
    <w:rsid w:val="00E66E31"/>
    <w:rsid w:val="00E672DD"/>
    <w:rsid w:val="00E706CF"/>
    <w:rsid w:val="00E742CC"/>
    <w:rsid w:val="00E77047"/>
    <w:rsid w:val="00E813C2"/>
    <w:rsid w:val="00E8286D"/>
    <w:rsid w:val="00E841C0"/>
    <w:rsid w:val="00E84F17"/>
    <w:rsid w:val="00E852F5"/>
    <w:rsid w:val="00E905ED"/>
    <w:rsid w:val="00E914F6"/>
    <w:rsid w:val="00E91837"/>
    <w:rsid w:val="00E93607"/>
    <w:rsid w:val="00E936AC"/>
    <w:rsid w:val="00E970C9"/>
    <w:rsid w:val="00EA12A8"/>
    <w:rsid w:val="00EA5246"/>
    <w:rsid w:val="00EB3104"/>
    <w:rsid w:val="00EB7046"/>
    <w:rsid w:val="00EC0C33"/>
    <w:rsid w:val="00EC1594"/>
    <w:rsid w:val="00EC32C6"/>
    <w:rsid w:val="00EC7538"/>
    <w:rsid w:val="00EC7905"/>
    <w:rsid w:val="00ED6258"/>
    <w:rsid w:val="00ED66F9"/>
    <w:rsid w:val="00ED7FE2"/>
    <w:rsid w:val="00EE23AD"/>
    <w:rsid w:val="00EE34FA"/>
    <w:rsid w:val="00EE3BFF"/>
    <w:rsid w:val="00EF1E2D"/>
    <w:rsid w:val="00EF6ACA"/>
    <w:rsid w:val="00F0303A"/>
    <w:rsid w:val="00F10911"/>
    <w:rsid w:val="00F1298E"/>
    <w:rsid w:val="00F12F04"/>
    <w:rsid w:val="00F146E0"/>
    <w:rsid w:val="00F20B7F"/>
    <w:rsid w:val="00F230D5"/>
    <w:rsid w:val="00F24A8D"/>
    <w:rsid w:val="00F25E43"/>
    <w:rsid w:val="00F2710E"/>
    <w:rsid w:val="00F2713A"/>
    <w:rsid w:val="00F27886"/>
    <w:rsid w:val="00F305B9"/>
    <w:rsid w:val="00F3416E"/>
    <w:rsid w:val="00F356E7"/>
    <w:rsid w:val="00F3633E"/>
    <w:rsid w:val="00F36EC6"/>
    <w:rsid w:val="00F40AED"/>
    <w:rsid w:val="00F46D76"/>
    <w:rsid w:val="00F4758B"/>
    <w:rsid w:val="00F52CCC"/>
    <w:rsid w:val="00F56B37"/>
    <w:rsid w:val="00F633D2"/>
    <w:rsid w:val="00F63A2F"/>
    <w:rsid w:val="00F66E45"/>
    <w:rsid w:val="00F715FB"/>
    <w:rsid w:val="00F72EB7"/>
    <w:rsid w:val="00F746AE"/>
    <w:rsid w:val="00F76FCA"/>
    <w:rsid w:val="00F8124E"/>
    <w:rsid w:val="00F81A22"/>
    <w:rsid w:val="00F830DF"/>
    <w:rsid w:val="00F84D28"/>
    <w:rsid w:val="00F8657D"/>
    <w:rsid w:val="00F87DAE"/>
    <w:rsid w:val="00F9050B"/>
    <w:rsid w:val="00F90BC5"/>
    <w:rsid w:val="00F9350E"/>
    <w:rsid w:val="00F94B6D"/>
    <w:rsid w:val="00F96C1F"/>
    <w:rsid w:val="00FA0FB0"/>
    <w:rsid w:val="00FA11EE"/>
    <w:rsid w:val="00FA1C16"/>
    <w:rsid w:val="00FA424D"/>
    <w:rsid w:val="00FB076B"/>
    <w:rsid w:val="00FB2EC9"/>
    <w:rsid w:val="00FB3EEF"/>
    <w:rsid w:val="00FB5572"/>
    <w:rsid w:val="00FB711E"/>
    <w:rsid w:val="00FB7705"/>
    <w:rsid w:val="00FC1C38"/>
    <w:rsid w:val="00FC20DC"/>
    <w:rsid w:val="00FD08E3"/>
    <w:rsid w:val="00FD436B"/>
    <w:rsid w:val="00FD4D15"/>
    <w:rsid w:val="00FD5A82"/>
    <w:rsid w:val="00FD65F6"/>
    <w:rsid w:val="00FD7E16"/>
    <w:rsid w:val="00FE06DA"/>
    <w:rsid w:val="00FE3BCD"/>
    <w:rsid w:val="00FE6F16"/>
    <w:rsid w:val="00FE6F33"/>
    <w:rsid w:val="00FF05A1"/>
    <w:rsid w:val="00FF0C17"/>
    <w:rsid w:val="00FF115B"/>
    <w:rsid w:val="00FF2ECB"/>
    <w:rsid w:val="00FF531C"/>
    <w:rsid w:val="00FF5B31"/>
    <w:rsid w:val="00FF69D7"/>
    <w:rsid w:val="6876F24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568799"/>
  <w15:docId w15:val="{FF72249D-A3B3-4856-BF9F-C5BE60FEE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36E"/>
    <w:rPr>
      <w:sz w:val="20"/>
      <w:szCs w:val="20"/>
    </w:rPr>
  </w:style>
  <w:style w:type="paragraph" w:styleId="Rubrik1">
    <w:name w:val="heading 1"/>
    <w:basedOn w:val="Normal"/>
    <w:next w:val="Normal"/>
    <w:link w:val="Rubrik1Char"/>
    <w:uiPriority w:val="9"/>
    <w:qFormat/>
    <w:rsid w:val="003D236E"/>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Rubrik2">
    <w:name w:val="heading 2"/>
    <w:basedOn w:val="Normal"/>
    <w:next w:val="Normal"/>
    <w:link w:val="Rubrik2Char"/>
    <w:uiPriority w:val="9"/>
    <w:unhideWhenUsed/>
    <w:qFormat/>
    <w:rsid w:val="003D236E"/>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Rubrik3">
    <w:name w:val="heading 3"/>
    <w:aliases w:val="Subheading,Subheading1,Subheading2,Subheading3,Subheading4,Subheading5,Subheading6,Subheading7,Subheading8,Subheading9,3"/>
    <w:basedOn w:val="Normal"/>
    <w:next w:val="Normal"/>
    <w:link w:val="Rubrik3Char"/>
    <w:uiPriority w:val="9"/>
    <w:unhideWhenUsed/>
    <w:qFormat/>
    <w:rsid w:val="003D236E"/>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Rubrik4">
    <w:name w:val="heading 4"/>
    <w:basedOn w:val="Normal"/>
    <w:next w:val="Normal"/>
    <w:link w:val="Rubrik4Char"/>
    <w:uiPriority w:val="9"/>
    <w:unhideWhenUsed/>
    <w:qFormat/>
    <w:rsid w:val="003D236E"/>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Rubrik5">
    <w:name w:val="heading 5"/>
    <w:basedOn w:val="Normal"/>
    <w:next w:val="Normal"/>
    <w:link w:val="Rubrik5Char"/>
    <w:uiPriority w:val="9"/>
    <w:unhideWhenUsed/>
    <w:qFormat/>
    <w:rsid w:val="003D236E"/>
    <w:pPr>
      <w:pBdr>
        <w:bottom w:val="single" w:sz="6" w:space="1" w:color="4F81BD" w:themeColor="accent1"/>
      </w:pBdr>
      <w:spacing w:before="300" w:after="0"/>
      <w:outlineLvl w:val="4"/>
    </w:pPr>
    <w:rPr>
      <w:caps/>
      <w:color w:val="365F91" w:themeColor="accent1" w:themeShade="BF"/>
      <w:spacing w:val="10"/>
      <w:sz w:val="22"/>
      <w:szCs w:val="22"/>
    </w:rPr>
  </w:style>
  <w:style w:type="paragraph" w:styleId="Rubrik6">
    <w:name w:val="heading 6"/>
    <w:basedOn w:val="Normal"/>
    <w:next w:val="Normal"/>
    <w:link w:val="Rubrik6Char"/>
    <w:uiPriority w:val="9"/>
    <w:unhideWhenUsed/>
    <w:qFormat/>
    <w:rsid w:val="003D236E"/>
    <w:pPr>
      <w:pBdr>
        <w:bottom w:val="dotted" w:sz="6" w:space="1" w:color="4F81BD" w:themeColor="accent1"/>
      </w:pBdr>
      <w:spacing w:before="300" w:after="0"/>
      <w:outlineLvl w:val="5"/>
    </w:pPr>
    <w:rPr>
      <w:caps/>
      <w:color w:val="365F91" w:themeColor="accent1" w:themeShade="BF"/>
      <w:spacing w:val="10"/>
      <w:sz w:val="22"/>
      <w:szCs w:val="22"/>
    </w:rPr>
  </w:style>
  <w:style w:type="paragraph" w:styleId="Rubrik7">
    <w:name w:val="heading 7"/>
    <w:basedOn w:val="Normal"/>
    <w:next w:val="Normal"/>
    <w:link w:val="Rubrik7Char"/>
    <w:uiPriority w:val="9"/>
    <w:unhideWhenUsed/>
    <w:qFormat/>
    <w:rsid w:val="003D236E"/>
    <w:pPr>
      <w:spacing w:before="300" w:after="0"/>
      <w:outlineLvl w:val="6"/>
    </w:pPr>
    <w:rPr>
      <w:caps/>
      <w:color w:val="365F91" w:themeColor="accent1" w:themeShade="BF"/>
      <w:spacing w:val="10"/>
      <w:sz w:val="22"/>
      <w:szCs w:val="22"/>
    </w:rPr>
  </w:style>
  <w:style w:type="paragraph" w:styleId="Rubrik8">
    <w:name w:val="heading 8"/>
    <w:basedOn w:val="Normal"/>
    <w:next w:val="Normal"/>
    <w:link w:val="Rubrik8Char"/>
    <w:uiPriority w:val="9"/>
    <w:unhideWhenUsed/>
    <w:qFormat/>
    <w:rsid w:val="003D236E"/>
    <w:pPr>
      <w:spacing w:before="300" w:after="0"/>
      <w:outlineLvl w:val="7"/>
    </w:pPr>
    <w:rPr>
      <w:caps/>
      <w:spacing w:val="10"/>
      <w:sz w:val="18"/>
      <w:szCs w:val="18"/>
    </w:rPr>
  </w:style>
  <w:style w:type="paragraph" w:styleId="Rubrik9">
    <w:name w:val="heading 9"/>
    <w:basedOn w:val="Normal"/>
    <w:next w:val="Normal"/>
    <w:link w:val="Rubrik9Char"/>
    <w:uiPriority w:val="9"/>
    <w:unhideWhenUsed/>
    <w:qFormat/>
    <w:rsid w:val="003D236E"/>
    <w:pPr>
      <w:spacing w:before="300" w:after="0"/>
      <w:outlineLvl w:val="8"/>
    </w:pPr>
    <w:rPr>
      <w:i/>
      <w:caps/>
      <w:spacing w:val="10"/>
      <w:sz w:val="18"/>
      <w:szCs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aliases w:val="Header Char"/>
    <w:basedOn w:val="Normal"/>
    <w:link w:val="SidhuvudChar"/>
    <w:rsid w:val="008A3FDC"/>
    <w:pPr>
      <w:tabs>
        <w:tab w:val="center" w:pos="4153"/>
        <w:tab w:val="right" w:pos="8306"/>
      </w:tabs>
    </w:pPr>
  </w:style>
  <w:style w:type="paragraph" w:styleId="Sidfot">
    <w:name w:val="footer"/>
    <w:basedOn w:val="Normal"/>
    <w:rsid w:val="008A3FDC"/>
    <w:pPr>
      <w:tabs>
        <w:tab w:val="center" w:pos="4153"/>
        <w:tab w:val="right" w:pos="8306"/>
      </w:tabs>
    </w:pPr>
  </w:style>
  <w:style w:type="paragraph" w:styleId="Brdtext">
    <w:name w:val="Body Text"/>
    <w:basedOn w:val="Normal"/>
    <w:rsid w:val="008A3FDC"/>
    <w:rPr>
      <w:rFonts w:ascii="Verdana" w:hAnsi="Verdana"/>
    </w:rPr>
  </w:style>
  <w:style w:type="character" w:styleId="Sidnummer">
    <w:name w:val="page number"/>
    <w:basedOn w:val="Standardstycketeckensnitt"/>
    <w:rsid w:val="008A3FDC"/>
  </w:style>
  <w:style w:type="paragraph" w:styleId="Rubrik">
    <w:name w:val="Title"/>
    <w:basedOn w:val="Normal"/>
    <w:next w:val="Normal"/>
    <w:link w:val="RubrikChar"/>
    <w:uiPriority w:val="10"/>
    <w:qFormat/>
    <w:rsid w:val="003D236E"/>
    <w:pPr>
      <w:spacing w:before="720"/>
    </w:pPr>
    <w:rPr>
      <w:caps/>
      <w:color w:val="4F81BD" w:themeColor="accent1"/>
      <w:spacing w:val="10"/>
      <w:kern w:val="28"/>
      <w:sz w:val="52"/>
      <w:szCs w:val="52"/>
    </w:rPr>
  </w:style>
  <w:style w:type="paragraph" w:styleId="Kommentarer">
    <w:name w:val="annotation text"/>
    <w:basedOn w:val="Normal"/>
    <w:semiHidden/>
    <w:rsid w:val="008A3FDC"/>
    <w:rPr>
      <w:rFonts w:ascii="Times New Roman" w:hAnsi="Times New Roman"/>
    </w:rPr>
  </w:style>
  <w:style w:type="character" w:styleId="Hyperlnk">
    <w:name w:val="Hyperlink"/>
    <w:basedOn w:val="Standardstycketeckensnitt"/>
    <w:uiPriority w:val="99"/>
    <w:rsid w:val="008A3FDC"/>
    <w:rPr>
      <w:color w:val="0000FF"/>
      <w:u w:val="single"/>
    </w:rPr>
  </w:style>
  <w:style w:type="character" w:styleId="AnvndHyperlnk">
    <w:name w:val="FollowedHyperlink"/>
    <w:basedOn w:val="Standardstycketeckensnitt"/>
    <w:rsid w:val="008A3FDC"/>
    <w:rPr>
      <w:color w:val="800080"/>
      <w:u w:val="single"/>
    </w:rPr>
  </w:style>
  <w:style w:type="paragraph" w:styleId="Brdtext2">
    <w:name w:val="Body Text 2"/>
    <w:basedOn w:val="Normal"/>
    <w:rsid w:val="008A3FDC"/>
  </w:style>
  <w:style w:type="paragraph" w:customStyle="1" w:styleId="GTSSectionSubhead">
    <w:name w:val="GTS Section Subhead"/>
    <w:basedOn w:val="Rubrik5"/>
    <w:next w:val="GTSBodyText"/>
    <w:rsid w:val="008A3FDC"/>
    <w:pPr>
      <w:keepNext/>
      <w:pBdr>
        <w:bottom w:val="single" w:sz="12" w:space="1" w:color="auto"/>
      </w:pBdr>
      <w:spacing w:after="240"/>
      <w:outlineLvl w:val="1"/>
    </w:pPr>
    <w:rPr>
      <w:b/>
      <w:color w:val="000000"/>
    </w:rPr>
  </w:style>
  <w:style w:type="paragraph" w:customStyle="1" w:styleId="GTSBodyText">
    <w:name w:val="GTS Body Text"/>
    <w:basedOn w:val="Normal"/>
    <w:rsid w:val="008A3FDC"/>
    <w:pPr>
      <w:tabs>
        <w:tab w:val="left" w:pos="360"/>
      </w:tabs>
      <w:spacing w:after="240"/>
      <w:ind w:left="2160"/>
    </w:pPr>
  </w:style>
  <w:style w:type="paragraph" w:customStyle="1" w:styleId="GTSSectionHeadline">
    <w:name w:val="GTS Section Headline"/>
    <w:basedOn w:val="Rubrik3"/>
    <w:next w:val="GTSBodyText"/>
    <w:rsid w:val="008A3FDC"/>
    <w:pPr>
      <w:pBdr>
        <w:bottom w:val="single" w:sz="24" w:space="1" w:color="auto"/>
      </w:pBdr>
      <w:spacing w:after="240"/>
      <w:ind w:left="1440"/>
      <w:outlineLvl w:val="0"/>
    </w:pPr>
    <w:rPr>
      <w:b/>
      <w:sz w:val="36"/>
    </w:rPr>
  </w:style>
  <w:style w:type="paragraph" w:styleId="Brdtextmedindrag2">
    <w:name w:val="Body Text Indent 2"/>
    <w:basedOn w:val="Normal"/>
    <w:rsid w:val="008A3FDC"/>
    <w:pPr>
      <w:ind w:left="1440"/>
    </w:pPr>
    <w:rPr>
      <w:sz w:val="24"/>
    </w:rPr>
  </w:style>
  <w:style w:type="paragraph" w:styleId="Dokumentversikt">
    <w:name w:val="Document Map"/>
    <w:basedOn w:val="Normal"/>
    <w:semiHidden/>
    <w:rsid w:val="008A3FDC"/>
    <w:pPr>
      <w:shd w:val="clear" w:color="auto" w:fill="000080"/>
    </w:pPr>
    <w:rPr>
      <w:rFonts w:ascii="Tahoma" w:hAnsi="Tahoma"/>
    </w:rPr>
  </w:style>
  <w:style w:type="paragraph" w:styleId="Brdtextmedindrag">
    <w:name w:val="Body Text Indent"/>
    <w:basedOn w:val="Normal"/>
    <w:rsid w:val="008A3FDC"/>
    <w:pPr>
      <w:widowControl w:val="0"/>
      <w:tabs>
        <w:tab w:val="left" w:pos="0"/>
        <w:tab w:val="left" w:pos="1133"/>
        <w:tab w:val="left" w:pos="9062"/>
      </w:tabs>
      <w:suppressAutoHyphens/>
      <w:spacing w:line="360" w:lineRule="auto"/>
      <w:ind w:left="566" w:hanging="566"/>
    </w:pPr>
    <w:rPr>
      <w:snapToGrid w:val="0"/>
      <w:spacing w:val="-2"/>
      <w:sz w:val="22"/>
      <w:szCs w:val="22"/>
      <w:lang w:val="en-GB" w:eastAsia="en-GB" w:bidi="he-IL"/>
    </w:rPr>
  </w:style>
  <w:style w:type="paragraph" w:styleId="Normaltindrag">
    <w:name w:val="Normal Indent"/>
    <w:basedOn w:val="Normal"/>
    <w:rsid w:val="008A3FDC"/>
    <w:pPr>
      <w:ind w:left="720"/>
    </w:pPr>
    <w:rPr>
      <w:rFonts w:ascii="Times New Roman" w:hAnsi="Times New Roman"/>
      <w:lang w:val="en-GB"/>
    </w:rPr>
  </w:style>
  <w:style w:type="paragraph" w:styleId="Brdtextmedindrag3">
    <w:name w:val="Body Text Indent 3"/>
    <w:basedOn w:val="Normal"/>
    <w:rsid w:val="008A3FDC"/>
    <w:pPr>
      <w:spacing w:line="360" w:lineRule="auto"/>
      <w:ind w:left="705" w:hanging="705"/>
    </w:pPr>
    <w:rPr>
      <w:rFonts w:ascii="Times New Roman" w:hAnsi="Times New Roman"/>
      <w:sz w:val="24"/>
      <w:lang w:val="en-GB"/>
    </w:rPr>
  </w:style>
  <w:style w:type="character" w:styleId="Fotnotsreferens">
    <w:name w:val="footnote reference"/>
    <w:basedOn w:val="Standardstycketeckensnitt"/>
    <w:semiHidden/>
    <w:rsid w:val="008A3FDC"/>
    <w:rPr>
      <w:vertAlign w:val="superscript"/>
    </w:rPr>
  </w:style>
  <w:style w:type="paragraph" w:styleId="Fotnotstext">
    <w:name w:val="footnote text"/>
    <w:basedOn w:val="Normal"/>
    <w:semiHidden/>
    <w:rsid w:val="008A3FDC"/>
    <w:rPr>
      <w:sz w:val="17"/>
      <w:lang w:val="en-GB"/>
    </w:rPr>
  </w:style>
  <w:style w:type="paragraph" w:styleId="Oformateradtext">
    <w:name w:val="Plain Text"/>
    <w:basedOn w:val="Normal"/>
    <w:rsid w:val="008A3FDC"/>
    <w:rPr>
      <w:rFonts w:ascii="Courier New" w:hAnsi="Courier New"/>
      <w:lang w:val="en-GB"/>
    </w:rPr>
  </w:style>
  <w:style w:type="paragraph" w:customStyle="1" w:styleId="body">
    <w:name w:val="body"/>
    <w:basedOn w:val="Normal"/>
    <w:rsid w:val="008A3FDC"/>
    <w:pPr>
      <w:spacing w:before="0" w:after="120" w:line="260" w:lineRule="exact"/>
      <w:ind w:left="1418"/>
    </w:pPr>
    <w:rPr>
      <w:rFonts w:eastAsia="MS Mincho"/>
      <w:kern w:val="28"/>
      <w:sz w:val="16"/>
      <w:lang w:eastAsia="sv-SE"/>
    </w:rPr>
  </w:style>
  <w:style w:type="paragraph" w:styleId="Normalwebb">
    <w:name w:val="Normal (Web)"/>
    <w:aliases w:val=" webb"/>
    <w:basedOn w:val="Normal"/>
    <w:uiPriority w:val="99"/>
    <w:rsid w:val="008A3FDC"/>
    <w:pPr>
      <w:spacing w:before="100" w:beforeAutospacing="1" w:after="100" w:afterAutospacing="1"/>
      <w:ind w:left="1418"/>
    </w:pPr>
    <w:rPr>
      <w:rFonts w:ascii="Arial Unicode MS" w:eastAsia="Arial Unicode MS" w:hAnsi="Arial Unicode MS" w:cs="Arial Unicode MS"/>
      <w:sz w:val="24"/>
      <w:szCs w:val="24"/>
      <w:lang w:eastAsia="sv-SE"/>
    </w:rPr>
  </w:style>
  <w:style w:type="paragraph" w:styleId="Innehll1">
    <w:name w:val="toc 1"/>
    <w:basedOn w:val="Normal"/>
    <w:next w:val="Normal"/>
    <w:autoRedefine/>
    <w:uiPriority w:val="39"/>
    <w:rsid w:val="008A3FDC"/>
  </w:style>
  <w:style w:type="paragraph" w:styleId="Innehll2">
    <w:name w:val="toc 2"/>
    <w:basedOn w:val="Normal"/>
    <w:next w:val="Normal"/>
    <w:autoRedefine/>
    <w:uiPriority w:val="39"/>
    <w:rsid w:val="008A3FDC"/>
    <w:pPr>
      <w:ind w:left="200"/>
    </w:pPr>
  </w:style>
  <w:style w:type="paragraph" w:styleId="Innehll3">
    <w:name w:val="toc 3"/>
    <w:basedOn w:val="Normal"/>
    <w:next w:val="Normal"/>
    <w:autoRedefine/>
    <w:semiHidden/>
    <w:rsid w:val="008A3FDC"/>
    <w:pPr>
      <w:ind w:left="400"/>
    </w:pPr>
  </w:style>
  <w:style w:type="paragraph" w:styleId="Innehll4">
    <w:name w:val="toc 4"/>
    <w:basedOn w:val="Normal"/>
    <w:next w:val="Normal"/>
    <w:autoRedefine/>
    <w:semiHidden/>
    <w:rsid w:val="008A3FDC"/>
    <w:pPr>
      <w:ind w:left="600"/>
    </w:pPr>
  </w:style>
  <w:style w:type="paragraph" w:styleId="Innehll5">
    <w:name w:val="toc 5"/>
    <w:basedOn w:val="Normal"/>
    <w:next w:val="Normal"/>
    <w:autoRedefine/>
    <w:semiHidden/>
    <w:rsid w:val="008A3FDC"/>
    <w:pPr>
      <w:ind w:left="800"/>
    </w:pPr>
  </w:style>
  <w:style w:type="paragraph" w:styleId="Innehll6">
    <w:name w:val="toc 6"/>
    <w:basedOn w:val="Normal"/>
    <w:next w:val="Normal"/>
    <w:autoRedefine/>
    <w:semiHidden/>
    <w:rsid w:val="008A3FDC"/>
    <w:pPr>
      <w:ind w:left="1000"/>
    </w:pPr>
  </w:style>
  <w:style w:type="paragraph" w:styleId="Innehll7">
    <w:name w:val="toc 7"/>
    <w:basedOn w:val="Normal"/>
    <w:next w:val="Normal"/>
    <w:autoRedefine/>
    <w:semiHidden/>
    <w:rsid w:val="008A3FDC"/>
    <w:pPr>
      <w:ind w:left="1200"/>
    </w:pPr>
  </w:style>
  <w:style w:type="paragraph" w:styleId="Innehll8">
    <w:name w:val="toc 8"/>
    <w:basedOn w:val="Normal"/>
    <w:next w:val="Normal"/>
    <w:autoRedefine/>
    <w:semiHidden/>
    <w:rsid w:val="008A3FDC"/>
    <w:pPr>
      <w:ind w:left="1400"/>
    </w:pPr>
  </w:style>
  <w:style w:type="paragraph" w:styleId="Innehll9">
    <w:name w:val="toc 9"/>
    <w:basedOn w:val="Normal"/>
    <w:next w:val="Normal"/>
    <w:autoRedefine/>
    <w:semiHidden/>
    <w:rsid w:val="008A3FDC"/>
    <w:pPr>
      <w:ind w:left="1600"/>
    </w:pPr>
  </w:style>
  <w:style w:type="paragraph" w:styleId="Brdtext3">
    <w:name w:val="Body Text 3"/>
    <w:basedOn w:val="Normal"/>
    <w:rsid w:val="008A3FDC"/>
    <w:pPr>
      <w:spacing w:before="0" w:after="0"/>
    </w:pPr>
    <w:rPr>
      <w:rFonts w:ascii="Arial Narrow" w:hAnsi="Arial Narrow" w:cs="Times New Roman"/>
      <w:sz w:val="24"/>
      <w:szCs w:val="24"/>
      <w:lang w:val="en-GB"/>
    </w:rPr>
  </w:style>
  <w:style w:type="paragraph" w:customStyle="1" w:styleId="nyckelord">
    <w:name w:val="nyckelord"/>
    <w:basedOn w:val="body"/>
    <w:rsid w:val="008A3FDC"/>
    <w:pPr>
      <w:tabs>
        <w:tab w:val="right" w:pos="3402"/>
      </w:tabs>
      <w:ind w:left="3686" w:hanging="3686"/>
    </w:pPr>
    <w:rPr>
      <w:rFonts w:ascii="Palatino (PCL6)" w:eastAsia="Times New Roman" w:hAnsi="Palatino (PCL6)" w:cs="Times New Roman"/>
      <w:sz w:val="20"/>
      <w:lang w:val="en-GB"/>
    </w:rPr>
  </w:style>
  <w:style w:type="paragraph" w:customStyle="1" w:styleId="z-documentno">
    <w:name w:val="z-documentno"/>
    <w:rsid w:val="008A3FDC"/>
    <w:pPr>
      <w:widowControl w:val="0"/>
      <w:tabs>
        <w:tab w:val="left" w:pos="1298"/>
      </w:tabs>
      <w:spacing w:before="20" w:after="20" w:line="260" w:lineRule="exact"/>
    </w:pPr>
    <w:rPr>
      <w:rFonts w:ascii="Times" w:hAnsi="Times"/>
      <w:sz w:val="24"/>
    </w:rPr>
  </w:style>
  <w:style w:type="paragraph" w:styleId="Punktlista">
    <w:name w:val="List Bullet"/>
    <w:basedOn w:val="Normal"/>
    <w:link w:val="PunktlistaChar"/>
    <w:rsid w:val="00502FAE"/>
    <w:pPr>
      <w:numPr>
        <w:numId w:val="1"/>
      </w:numPr>
      <w:spacing w:after="0"/>
    </w:pPr>
    <w:rPr>
      <w:sz w:val="22"/>
      <w:lang w:val="en-GB" w:eastAsia="sv-SE"/>
    </w:rPr>
  </w:style>
  <w:style w:type="character" w:customStyle="1" w:styleId="PunktlistaChar">
    <w:name w:val="Punktlista Char"/>
    <w:basedOn w:val="Standardstycketeckensnitt"/>
    <w:link w:val="Punktlista"/>
    <w:rsid w:val="00502FAE"/>
    <w:rPr>
      <w:szCs w:val="20"/>
      <w:lang w:val="en-GB" w:eastAsia="sv-SE"/>
    </w:rPr>
  </w:style>
  <w:style w:type="paragraph" w:styleId="Punktlista2">
    <w:name w:val="List Bullet 2"/>
    <w:basedOn w:val="Normal"/>
    <w:autoRedefine/>
    <w:rsid w:val="00E672DD"/>
    <w:pPr>
      <w:numPr>
        <w:numId w:val="2"/>
      </w:numPr>
    </w:pPr>
  </w:style>
  <w:style w:type="paragraph" w:styleId="Lista">
    <w:name w:val="List"/>
    <w:basedOn w:val="Normal"/>
    <w:rsid w:val="00E672DD"/>
    <w:pPr>
      <w:numPr>
        <w:numId w:val="3"/>
      </w:numPr>
      <w:tabs>
        <w:tab w:val="left" w:pos="2557"/>
        <w:tab w:val="left" w:pos="4423"/>
        <w:tab w:val="left" w:pos="4990"/>
      </w:tabs>
      <w:spacing w:after="0"/>
      <w:ind w:left="284" w:firstLine="0"/>
    </w:pPr>
    <w:rPr>
      <w:rFonts w:cs="Times New Roman"/>
      <w:sz w:val="22"/>
      <w:lang w:val="en-GB" w:eastAsia="sv-SE"/>
    </w:rPr>
  </w:style>
  <w:style w:type="paragraph" w:styleId="Lista2">
    <w:name w:val="List 2"/>
    <w:basedOn w:val="Normal"/>
    <w:rsid w:val="00E672DD"/>
    <w:pPr>
      <w:numPr>
        <w:ilvl w:val="1"/>
        <w:numId w:val="3"/>
      </w:numPr>
      <w:tabs>
        <w:tab w:val="left" w:pos="2557"/>
        <w:tab w:val="left" w:pos="4990"/>
      </w:tabs>
      <w:spacing w:after="0"/>
      <w:ind w:left="567" w:firstLine="0"/>
    </w:pPr>
    <w:rPr>
      <w:rFonts w:cs="Times New Roman"/>
      <w:sz w:val="22"/>
      <w:lang w:val="en-GB" w:eastAsia="sv-SE"/>
    </w:rPr>
  </w:style>
  <w:style w:type="paragraph" w:styleId="Lista3">
    <w:name w:val="List 3"/>
    <w:basedOn w:val="Normal"/>
    <w:rsid w:val="00E672DD"/>
    <w:pPr>
      <w:numPr>
        <w:ilvl w:val="2"/>
        <w:numId w:val="3"/>
      </w:numPr>
      <w:tabs>
        <w:tab w:val="left" w:pos="2557"/>
      </w:tabs>
      <w:spacing w:after="0"/>
      <w:ind w:left="851" w:firstLine="0"/>
    </w:pPr>
    <w:rPr>
      <w:rFonts w:cs="Times New Roman"/>
      <w:sz w:val="22"/>
      <w:lang w:val="en-GB" w:eastAsia="sv-SE"/>
    </w:rPr>
  </w:style>
  <w:style w:type="paragraph" w:customStyle="1" w:styleId="Figurtext">
    <w:name w:val="Figurtext"/>
    <w:basedOn w:val="Brdtext"/>
    <w:next w:val="Brdtext"/>
    <w:rsid w:val="00E672DD"/>
    <w:pPr>
      <w:keepLines/>
      <w:tabs>
        <w:tab w:val="left" w:pos="1247"/>
        <w:tab w:val="left" w:pos="2552"/>
        <w:tab w:val="left" w:pos="3856"/>
        <w:tab w:val="left" w:pos="5216"/>
        <w:tab w:val="left" w:pos="6464"/>
        <w:tab w:val="left" w:pos="7768"/>
        <w:tab w:val="left" w:pos="9072"/>
        <w:tab w:val="left" w:pos="10206"/>
      </w:tabs>
      <w:spacing w:before="240" w:after="0"/>
    </w:pPr>
    <w:rPr>
      <w:rFonts w:ascii="Arial" w:hAnsi="Arial" w:cs="Times New Roman"/>
      <w:i/>
      <w:iCs/>
      <w:sz w:val="18"/>
      <w:lang w:val="en-GB" w:eastAsia="sv-SE"/>
    </w:rPr>
  </w:style>
  <w:style w:type="table" w:styleId="Tabellrutnt">
    <w:name w:val="Table Grid"/>
    <w:basedOn w:val="Normaltabell"/>
    <w:rsid w:val="00E67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
    <w:name w:val="Char Char"/>
    <w:basedOn w:val="Standardstycketeckensnitt"/>
    <w:rsid w:val="000A2A0F"/>
    <w:rPr>
      <w:rFonts w:ascii="Arial" w:hAnsi="Arial" w:cs="Arial"/>
      <w:sz w:val="22"/>
      <w:lang w:val="en-GB" w:eastAsia="sv-SE" w:bidi="ar-SA"/>
    </w:rPr>
  </w:style>
  <w:style w:type="paragraph" w:styleId="Ballongtext">
    <w:name w:val="Balloon Text"/>
    <w:basedOn w:val="Normal"/>
    <w:semiHidden/>
    <w:rsid w:val="000A2A0F"/>
    <w:rPr>
      <w:rFonts w:ascii="Tahoma" w:hAnsi="Tahoma" w:cs="Tahoma"/>
      <w:sz w:val="16"/>
      <w:szCs w:val="16"/>
    </w:rPr>
  </w:style>
  <w:style w:type="paragraph" w:customStyle="1" w:styleId="punktlista0">
    <w:name w:val="punktlista"/>
    <w:basedOn w:val="body"/>
    <w:rsid w:val="00470B92"/>
    <w:pPr>
      <w:numPr>
        <w:numId w:val="4"/>
      </w:numPr>
      <w:tabs>
        <w:tab w:val="clear" w:pos="4046"/>
        <w:tab w:val="left" w:pos="4082"/>
      </w:tabs>
      <w:spacing w:after="60"/>
    </w:pPr>
    <w:rPr>
      <w:rFonts w:ascii="Palatino (PCL6)" w:eastAsia="Times New Roman" w:hAnsi="Palatino (PCL6)" w:cs="Times New Roman"/>
      <w:sz w:val="20"/>
      <w:lang w:val="en-GB"/>
    </w:rPr>
  </w:style>
  <w:style w:type="character" w:styleId="Betoning">
    <w:name w:val="Emphasis"/>
    <w:uiPriority w:val="20"/>
    <w:qFormat/>
    <w:rsid w:val="003D236E"/>
    <w:rPr>
      <w:caps/>
      <w:color w:val="243F60" w:themeColor="accent1" w:themeShade="7F"/>
      <w:spacing w:val="5"/>
    </w:rPr>
  </w:style>
  <w:style w:type="character" w:customStyle="1" w:styleId="Rubrik1Char">
    <w:name w:val="Rubrik 1 Char"/>
    <w:basedOn w:val="Standardstycketeckensnitt"/>
    <w:link w:val="Rubrik1"/>
    <w:uiPriority w:val="9"/>
    <w:rsid w:val="003D236E"/>
    <w:rPr>
      <w:b/>
      <w:bCs/>
      <w:caps/>
      <w:color w:val="FFFFFF" w:themeColor="background1"/>
      <w:spacing w:val="15"/>
      <w:shd w:val="clear" w:color="auto" w:fill="4F81BD" w:themeFill="accent1"/>
    </w:rPr>
  </w:style>
  <w:style w:type="character" w:customStyle="1" w:styleId="Rubrik2Char">
    <w:name w:val="Rubrik 2 Char"/>
    <w:basedOn w:val="Standardstycketeckensnitt"/>
    <w:link w:val="Rubrik2"/>
    <w:uiPriority w:val="9"/>
    <w:rsid w:val="003D236E"/>
    <w:rPr>
      <w:caps/>
      <w:spacing w:val="15"/>
      <w:shd w:val="clear" w:color="auto" w:fill="DBE5F1" w:themeFill="accent1" w:themeFillTint="33"/>
    </w:rPr>
  </w:style>
  <w:style w:type="character" w:customStyle="1" w:styleId="Rubrik3Char">
    <w:name w:val="Rubrik 3 Char"/>
    <w:aliases w:val="Subheading Char,Subheading1 Char,Subheading2 Char,Subheading3 Char,Subheading4 Char,Subheading5 Char,Subheading6 Char,Subheading7 Char,Subheading8 Char,Subheading9 Char,3 Char"/>
    <w:basedOn w:val="Standardstycketeckensnitt"/>
    <w:link w:val="Rubrik3"/>
    <w:uiPriority w:val="9"/>
    <w:rsid w:val="003D236E"/>
    <w:rPr>
      <w:caps/>
      <w:color w:val="243F60" w:themeColor="accent1" w:themeShade="7F"/>
      <w:spacing w:val="15"/>
    </w:rPr>
  </w:style>
  <w:style w:type="character" w:customStyle="1" w:styleId="Rubrik4Char">
    <w:name w:val="Rubrik 4 Char"/>
    <w:basedOn w:val="Standardstycketeckensnitt"/>
    <w:link w:val="Rubrik4"/>
    <w:uiPriority w:val="9"/>
    <w:rsid w:val="003D236E"/>
    <w:rPr>
      <w:caps/>
      <w:color w:val="365F91" w:themeColor="accent1" w:themeShade="BF"/>
      <w:spacing w:val="10"/>
    </w:rPr>
  </w:style>
  <w:style w:type="character" w:customStyle="1" w:styleId="Rubrik5Char">
    <w:name w:val="Rubrik 5 Char"/>
    <w:basedOn w:val="Standardstycketeckensnitt"/>
    <w:link w:val="Rubrik5"/>
    <w:uiPriority w:val="9"/>
    <w:rsid w:val="003D236E"/>
    <w:rPr>
      <w:caps/>
      <w:color w:val="365F91" w:themeColor="accent1" w:themeShade="BF"/>
      <w:spacing w:val="10"/>
    </w:rPr>
  </w:style>
  <w:style w:type="character" w:customStyle="1" w:styleId="Rubrik6Char">
    <w:name w:val="Rubrik 6 Char"/>
    <w:basedOn w:val="Standardstycketeckensnitt"/>
    <w:link w:val="Rubrik6"/>
    <w:uiPriority w:val="9"/>
    <w:rsid w:val="003D236E"/>
    <w:rPr>
      <w:caps/>
      <w:color w:val="365F91" w:themeColor="accent1" w:themeShade="BF"/>
      <w:spacing w:val="10"/>
    </w:rPr>
  </w:style>
  <w:style w:type="character" w:customStyle="1" w:styleId="Rubrik7Char">
    <w:name w:val="Rubrik 7 Char"/>
    <w:basedOn w:val="Standardstycketeckensnitt"/>
    <w:link w:val="Rubrik7"/>
    <w:uiPriority w:val="9"/>
    <w:rsid w:val="003D236E"/>
    <w:rPr>
      <w:caps/>
      <w:color w:val="365F91" w:themeColor="accent1" w:themeShade="BF"/>
      <w:spacing w:val="10"/>
    </w:rPr>
  </w:style>
  <w:style w:type="character" w:customStyle="1" w:styleId="Rubrik8Char">
    <w:name w:val="Rubrik 8 Char"/>
    <w:basedOn w:val="Standardstycketeckensnitt"/>
    <w:link w:val="Rubrik8"/>
    <w:uiPriority w:val="9"/>
    <w:rsid w:val="003D236E"/>
    <w:rPr>
      <w:caps/>
      <w:spacing w:val="10"/>
      <w:sz w:val="18"/>
      <w:szCs w:val="18"/>
    </w:rPr>
  </w:style>
  <w:style w:type="character" w:customStyle="1" w:styleId="Rubrik9Char">
    <w:name w:val="Rubrik 9 Char"/>
    <w:basedOn w:val="Standardstycketeckensnitt"/>
    <w:link w:val="Rubrik9"/>
    <w:uiPriority w:val="9"/>
    <w:rsid w:val="003D236E"/>
    <w:rPr>
      <w:i/>
      <w:caps/>
      <w:spacing w:val="10"/>
      <w:sz w:val="18"/>
      <w:szCs w:val="18"/>
    </w:rPr>
  </w:style>
  <w:style w:type="paragraph" w:styleId="Beskrivning">
    <w:name w:val="caption"/>
    <w:basedOn w:val="Normal"/>
    <w:next w:val="Normal"/>
    <w:uiPriority w:val="35"/>
    <w:semiHidden/>
    <w:unhideWhenUsed/>
    <w:qFormat/>
    <w:rsid w:val="003D236E"/>
    <w:rPr>
      <w:b/>
      <w:bCs/>
      <w:color w:val="365F91" w:themeColor="accent1" w:themeShade="BF"/>
      <w:sz w:val="16"/>
      <w:szCs w:val="16"/>
    </w:rPr>
  </w:style>
  <w:style w:type="character" w:customStyle="1" w:styleId="RubrikChar">
    <w:name w:val="Rubrik Char"/>
    <w:basedOn w:val="Standardstycketeckensnitt"/>
    <w:link w:val="Rubrik"/>
    <w:uiPriority w:val="10"/>
    <w:rsid w:val="003D236E"/>
    <w:rPr>
      <w:caps/>
      <w:color w:val="4F81BD" w:themeColor="accent1"/>
      <w:spacing w:val="10"/>
      <w:kern w:val="28"/>
      <w:sz w:val="52"/>
      <w:szCs w:val="52"/>
    </w:rPr>
  </w:style>
  <w:style w:type="paragraph" w:styleId="Underrubrik">
    <w:name w:val="Subtitle"/>
    <w:basedOn w:val="Normal"/>
    <w:next w:val="Normal"/>
    <w:link w:val="UnderrubrikChar"/>
    <w:uiPriority w:val="11"/>
    <w:qFormat/>
    <w:rsid w:val="003D236E"/>
    <w:pPr>
      <w:spacing w:after="1000" w:line="240" w:lineRule="auto"/>
    </w:pPr>
    <w:rPr>
      <w:caps/>
      <w:color w:val="595959" w:themeColor="text1" w:themeTint="A6"/>
      <w:spacing w:val="10"/>
      <w:sz w:val="24"/>
      <w:szCs w:val="24"/>
    </w:rPr>
  </w:style>
  <w:style w:type="character" w:customStyle="1" w:styleId="UnderrubrikChar">
    <w:name w:val="Underrubrik Char"/>
    <w:basedOn w:val="Standardstycketeckensnitt"/>
    <w:link w:val="Underrubrik"/>
    <w:uiPriority w:val="11"/>
    <w:rsid w:val="003D236E"/>
    <w:rPr>
      <w:caps/>
      <w:color w:val="595959" w:themeColor="text1" w:themeTint="A6"/>
      <w:spacing w:val="10"/>
      <w:sz w:val="24"/>
      <w:szCs w:val="24"/>
    </w:rPr>
  </w:style>
  <w:style w:type="character" w:styleId="Stark">
    <w:name w:val="Strong"/>
    <w:uiPriority w:val="22"/>
    <w:qFormat/>
    <w:rsid w:val="003D236E"/>
    <w:rPr>
      <w:b/>
      <w:bCs/>
    </w:rPr>
  </w:style>
  <w:style w:type="paragraph" w:styleId="Ingetavstnd">
    <w:name w:val="No Spacing"/>
    <w:basedOn w:val="Normal"/>
    <w:link w:val="IngetavstndChar"/>
    <w:uiPriority w:val="1"/>
    <w:qFormat/>
    <w:rsid w:val="003D236E"/>
    <w:pPr>
      <w:spacing w:before="0" w:after="0" w:line="240" w:lineRule="auto"/>
    </w:pPr>
  </w:style>
  <w:style w:type="character" w:customStyle="1" w:styleId="IngetavstndChar">
    <w:name w:val="Inget avstånd Char"/>
    <w:basedOn w:val="Standardstycketeckensnitt"/>
    <w:link w:val="Ingetavstnd"/>
    <w:uiPriority w:val="1"/>
    <w:rsid w:val="003D236E"/>
    <w:rPr>
      <w:sz w:val="20"/>
      <w:szCs w:val="20"/>
    </w:rPr>
  </w:style>
  <w:style w:type="paragraph" w:styleId="Liststycke">
    <w:name w:val="List Paragraph"/>
    <w:basedOn w:val="Normal"/>
    <w:uiPriority w:val="34"/>
    <w:qFormat/>
    <w:rsid w:val="003D236E"/>
    <w:pPr>
      <w:ind w:left="720"/>
      <w:contextualSpacing/>
    </w:pPr>
  </w:style>
  <w:style w:type="paragraph" w:styleId="Citat">
    <w:name w:val="Quote"/>
    <w:basedOn w:val="Normal"/>
    <w:next w:val="Normal"/>
    <w:link w:val="CitatChar"/>
    <w:uiPriority w:val="29"/>
    <w:qFormat/>
    <w:rsid w:val="003D236E"/>
    <w:rPr>
      <w:i/>
      <w:iCs/>
    </w:rPr>
  </w:style>
  <w:style w:type="character" w:customStyle="1" w:styleId="CitatChar">
    <w:name w:val="Citat Char"/>
    <w:basedOn w:val="Standardstycketeckensnitt"/>
    <w:link w:val="Citat"/>
    <w:uiPriority w:val="29"/>
    <w:rsid w:val="003D236E"/>
    <w:rPr>
      <w:i/>
      <w:iCs/>
      <w:sz w:val="20"/>
      <w:szCs w:val="20"/>
    </w:rPr>
  </w:style>
  <w:style w:type="paragraph" w:styleId="Starktcitat">
    <w:name w:val="Intense Quote"/>
    <w:basedOn w:val="Normal"/>
    <w:next w:val="Normal"/>
    <w:link w:val="StarktcitatChar"/>
    <w:uiPriority w:val="30"/>
    <w:qFormat/>
    <w:rsid w:val="003D236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StarktcitatChar">
    <w:name w:val="Starkt citat Char"/>
    <w:basedOn w:val="Standardstycketeckensnitt"/>
    <w:link w:val="Starktcitat"/>
    <w:uiPriority w:val="30"/>
    <w:rsid w:val="003D236E"/>
    <w:rPr>
      <w:i/>
      <w:iCs/>
      <w:color w:val="4F81BD" w:themeColor="accent1"/>
      <w:sz w:val="20"/>
      <w:szCs w:val="20"/>
    </w:rPr>
  </w:style>
  <w:style w:type="character" w:styleId="Diskretbetoning">
    <w:name w:val="Subtle Emphasis"/>
    <w:uiPriority w:val="19"/>
    <w:qFormat/>
    <w:rsid w:val="003D236E"/>
    <w:rPr>
      <w:i/>
      <w:iCs/>
      <w:color w:val="243F60" w:themeColor="accent1" w:themeShade="7F"/>
    </w:rPr>
  </w:style>
  <w:style w:type="character" w:styleId="Starkbetoning">
    <w:name w:val="Intense Emphasis"/>
    <w:uiPriority w:val="21"/>
    <w:qFormat/>
    <w:rsid w:val="003D236E"/>
    <w:rPr>
      <w:b/>
      <w:bCs/>
      <w:caps/>
      <w:color w:val="243F60" w:themeColor="accent1" w:themeShade="7F"/>
      <w:spacing w:val="10"/>
    </w:rPr>
  </w:style>
  <w:style w:type="character" w:styleId="Diskretreferens">
    <w:name w:val="Subtle Reference"/>
    <w:uiPriority w:val="31"/>
    <w:qFormat/>
    <w:rsid w:val="003D236E"/>
    <w:rPr>
      <w:b/>
      <w:bCs/>
      <w:color w:val="4F81BD" w:themeColor="accent1"/>
    </w:rPr>
  </w:style>
  <w:style w:type="character" w:styleId="Starkreferens">
    <w:name w:val="Intense Reference"/>
    <w:uiPriority w:val="32"/>
    <w:qFormat/>
    <w:rsid w:val="003D236E"/>
    <w:rPr>
      <w:b/>
      <w:bCs/>
      <w:i/>
      <w:iCs/>
      <w:caps/>
      <w:color w:val="4F81BD" w:themeColor="accent1"/>
    </w:rPr>
  </w:style>
  <w:style w:type="character" w:styleId="Bokenstitel">
    <w:name w:val="Book Title"/>
    <w:uiPriority w:val="33"/>
    <w:qFormat/>
    <w:rsid w:val="003D236E"/>
    <w:rPr>
      <w:b/>
      <w:bCs/>
      <w:i/>
      <w:iCs/>
      <w:spacing w:val="9"/>
    </w:rPr>
  </w:style>
  <w:style w:type="paragraph" w:styleId="Innehllsfrteckningsrubrik">
    <w:name w:val="TOC Heading"/>
    <w:basedOn w:val="Rubrik1"/>
    <w:next w:val="Normal"/>
    <w:uiPriority w:val="39"/>
    <w:semiHidden/>
    <w:unhideWhenUsed/>
    <w:qFormat/>
    <w:rsid w:val="003D236E"/>
    <w:pPr>
      <w:outlineLvl w:val="9"/>
    </w:pPr>
  </w:style>
  <w:style w:type="table" w:styleId="Mellanmrklista2-dekorfrg1">
    <w:name w:val="Medium List 2 Accent 1"/>
    <w:basedOn w:val="Normaltabell"/>
    <w:uiPriority w:val="66"/>
    <w:rsid w:val="00E8286D"/>
    <w:pPr>
      <w:spacing w:before="0" w:after="0" w:line="240" w:lineRule="auto"/>
    </w:pPr>
    <w:rPr>
      <w:rFonts w:asciiTheme="majorHAnsi" w:eastAsiaTheme="majorEastAsia" w:hAnsiTheme="majorHAnsi" w:cstheme="majorBidi"/>
      <w:color w:val="000000" w:themeColor="text1"/>
      <w:sz w:val="20"/>
      <w:szCs w:val="20"/>
      <w:lang w:val="sv-SE" w:eastAsia="sv-SE"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SidhuvudChar">
    <w:name w:val="Sidhuvud Char"/>
    <w:aliases w:val="Header Char Char"/>
    <w:basedOn w:val="Standardstycketeckensnitt"/>
    <w:link w:val="Sidhuvud"/>
    <w:rsid w:val="00F56B37"/>
    <w:rPr>
      <w:sz w:val="20"/>
      <w:szCs w:val="20"/>
    </w:rPr>
  </w:style>
  <w:style w:type="table" w:styleId="Rutntstabell3">
    <w:name w:val="Grid Table 3"/>
    <w:basedOn w:val="Normaltabell"/>
    <w:uiPriority w:val="48"/>
    <w:rsid w:val="00E56A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26640">
      <w:bodyDiv w:val="1"/>
      <w:marLeft w:val="0"/>
      <w:marRight w:val="0"/>
      <w:marTop w:val="0"/>
      <w:marBottom w:val="0"/>
      <w:divBdr>
        <w:top w:val="none" w:sz="0" w:space="0" w:color="auto"/>
        <w:left w:val="none" w:sz="0" w:space="0" w:color="auto"/>
        <w:bottom w:val="none" w:sz="0" w:space="0" w:color="auto"/>
        <w:right w:val="none" w:sz="0" w:space="0" w:color="auto"/>
      </w:divBdr>
    </w:div>
    <w:div w:id="82457732">
      <w:bodyDiv w:val="1"/>
      <w:marLeft w:val="0"/>
      <w:marRight w:val="0"/>
      <w:marTop w:val="0"/>
      <w:marBottom w:val="0"/>
      <w:divBdr>
        <w:top w:val="none" w:sz="0" w:space="0" w:color="auto"/>
        <w:left w:val="none" w:sz="0" w:space="0" w:color="auto"/>
        <w:bottom w:val="none" w:sz="0" w:space="0" w:color="auto"/>
        <w:right w:val="none" w:sz="0" w:space="0" w:color="auto"/>
      </w:divBdr>
      <w:divsChild>
        <w:div w:id="929704280">
          <w:marLeft w:val="547"/>
          <w:marRight w:val="0"/>
          <w:marTop w:val="144"/>
          <w:marBottom w:val="0"/>
          <w:divBdr>
            <w:top w:val="none" w:sz="0" w:space="0" w:color="auto"/>
            <w:left w:val="none" w:sz="0" w:space="0" w:color="auto"/>
            <w:bottom w:val="none" w:sz="0" w:space="0" w:color="auto"/>
            <w:right w:val="none" w:sz="0" w:space="0" w:color="auto"/>
          </w:divBdr>
        </w:div>
        <w:div w:id="1099761732">
          <w:marLeft w:val="547"/>
          <w:marRight w:val="0"/>
          <w:marTop w:val="144"/>
          <w:marBottom w:val="0"/>
          <w:divBdr>
            <w:top w:val="none" w:sz="0" w:space="0" w:color="auto"/>
            <w:left w:val="none" w:sz="0" w:space="0" w:color="auto"/>
            <w:bottom w:val="none" w:sz="0" w:space="0" w:color="auto"/>
            <w:right w:val="none" w:sz="0" w:space="0" w:color="auto"/>
          </w:divBdr>
        </w:div>
        <w:div w:id="1652174335">
          <w:marLeft w:val="547"/>
          <w:marRight w:val="0"/>
          <w:marTop w:val="144"/>
          <w:marBottom w:val="0"/>
          <w:divBdr>
            <w:top w:val="none" w:sz="0" w:space="0" w:color="auto"/>
            <w:left w:val="none" w:sz="0" w:space="0" w:color="auto"/>
            <w:bottom w:val="none" w:sz="0" w:space="0" w:color="auto"/>
            <w:right w:val="none" w:sz="0" w:space="0" w:color="auto"/>
          </w:divBdr>
        </w:div>
        <w:div w:id="581254872">
          <w:marLeft w:val="547"/>
          <w:marRight w:val="0"/>
          <w:marTop w:val="144"/>
          <w:marBottom w:val="0"/>
          <w:divBdr>
            <w:top w:val="none" w:sz="0" w:space="0" w:color="auto"/>
            <w:left w:val="none" w:sz="0" w:space="0" w:color="auto"/>
            <w:bottom w:val="none" w:sz="0" w:space="0" w:color="auto"/>
            <w:right w:val="none" w:sz="0" w:space="0" w:color="auto"/>
          </w:divBdr>
        </w:div>
        <w:div w:id="1390299448">
          <w:marLeft w:val="547"/>
          <w:marRight w:val="0"/>
          <w:marTop w:val="144"/>
          <w:marBottom w:val="0"/>
          <w:divBdr>
            <w:top w:val="none" w:sz="0" w:space="0" w:color="auto"/>
            <w:left w:val="none" w:sz="0" w:space="0" w:color="auto"/>
            <w:bottom w:val="none" w:sz="0" w:space="0" w:color="auto"/>
            <w:right w:val="none" w:sz="0" w:space="0" w:color="auto"/>
          </w:divBdr>
        </w:div>
      </w:divsChild>
    </w:div>
    <w:div w:id="145559170">
      <w:bodyDiv w:val="1"/>
      <w:marLeft w:val="0"/>
      <w:marRight w:val="0"/>
      <w:marTop w:val="0"/>
      <w:marBottom w:val="0"/>
      <w:divBdr>
        <w:top w:val="none" w:sz="0" w:space="0" w:color="auto"/>
        <w:left w:val="none" w:sz="0" w:space="0" w:color="auto"/>
        <w:bottom w:val="none" w:sz="0" w:space="0" w:color="auto"/>
        <w:right w:val="none" w:sz="0" w:space="0" w:color="auto"/>
      </w:divBdr>
      <w:divsChild>
        <w:div w:id="237790772">
          <w:marLeft w:val="0"/>
          <w:marRight w:val="0"/>
          <w:marTop w:val="0"/>
          <w:marBottom w:val="0"/>
          <w:divBdr>
            <w:top w:val="none" w:sz="0" w:space="0" w:color="auto"/>
            <w:left w:val="none" w:sz="0" w:space="0" w:color="auto"/>
            <w:bottom w:val="none" w:sz="0" w:space="0" w:color="auto"/>
            <w:right w:val="none" w:sz="0" w:space="0" w:color="auto"/>
          </w:divBdr>
        </w:div>
      </w:divsChild>
    </w:div>
    <w:div w:id="151022462">
      <w:bodyDiv w:val="1"/>
      <w:marLeft w:val="0"/>
      <w:marRight w:val="0"/>
      <w:marTop w:val="0"/>
      <w:marBottom w:val="0"/>
      <w:divBdr>
        <w:top w:val="none" w:sz="0" w:space="0" w:color="auto"/>
        <w:left w:val="none" w:sz="0" w:space="0" w:color="auto"/>
        <w:bottom w:val="none" w:sz="0" w:space="0" w:color="auto"/>
        <w:right w:val="none" w:sz="0" w:space="0" w:color="auto"/>
      </w:divBdr>
    </w:div>
    <w:div w:id="339311163">
      <w:bodyDiv w:val="1"/>
      <w:marLeft w:val="0"/>
      <w:marRight w:val="0"/>
      <w:marTop w:val="0"/>
      <w:marBottom w:val="0"/>
      <w:divBdr>
        <w:top w:val="none" w:sz="0" w:space="0" w:color="auto"/>
        <w:left w:val="none" w:sz="0" w:space="0" w:color="auto"/>
        <w:bottom w:val="none" w:sz="0" w:space="0" w:color="auto"/>
        <w:right w:val="none" w:sz="0" w:space="0" w:color="auto"/>
      </w:divBdr>
      <w:divsChild>
        <w:div w:id="762728494">
          <w:marLeft w:val="0"/>
          <w:marRight w:val="0"/>
          <w:marTop w:val="45"/>
          <w:marBottom w:val="0"/>
          <w:divBdr>
            <w:top w:val="single" w:sz="6" w:space="11" w:color="818181"/>
            <w:left w:val="single" w:sz="6" w:space="11" w:color="818181"/>
            <w:bottom w:val="single" w:sz="6" w:space="11" w:color="818181"/>
            <w:right w:val="single" w:sz="6" w:space="11" w:color="818181"/>
          </w:divBdr>
          <w:divsChild>
            <w:div w:id="1396779372">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470513204">
      <w:bodyDiv w:val="1"/>
      <w:marLeft w:val="0"/>
      <w:marRight w:val="0"/>
      <w:marTop w:val="0"/>
      <w:marBottom w:val="0"/>
      <w:divBdr>
        <w:top w:val="none" w:sz="0" w:space="0" w:color="auto"/>
        <w:left w:val="none" w:sz="0" w:space="0" w:color="auto"/>
        <w:bottom w:val="none" w:sz="0" w:space="0" w:color="auto"/>
        <w:right w:val="none" w:sz="0" w:space="0" w:color="auto"/>
      </w:divBdr>
    </w:div>
    <w:div w:id="500659144">
      <w:bodyDiv w:val="1"/>
      <w:marLeft w:val="0"/>
      <w:marRight w:val="0"/>
      <w:marTop w:val="0"/>
      <w:marBottom w:val="0"/>
      <w:divBdr>
        <w:top w:val="none" w:sz="0" w:space="0" w:color="auto"/>
        <w:left w:val="none" w:sz="0" w:space="0" w:color="auto"/>
        <w:bottom w:val="none" w:sz="0" w:space="0" w:color="auto"/>
        <w:right w:val="none" w:sz="0" w:space="0" w:color="auto"/>
      </w:divBdr>
    </w:div>
    <w:div w:id="558714706">
      <w:bodyDiv w:val="1"/>
      <w:marLeft w:val="0"/>
      <w:marRight w:val="0"/>
      <w:marTop w:val="0"/>
      <w:marBottom w:val="0"/>
      <w:divBdr>
        <w:top w:val="none" w:sz="0" w:space="0" w:color="auto"/>
        <w:left w:val="none" w:sz="0" w:space="0" w:color="auto"/>
        <w:bottom w:val="none" w:sz="0" w:space="0" w:color="auto"/>
        <w:right w:val="none" w:sz="0" w:space="0" w:color="auto"/>
      </w:divBdr>
      <w:divsChild>
        <w:div w:id="761073294">
          <w:marLeft w:val="547"/>
          <w:marRight w:val="0"/>
          <w:marTop w:val="144"/>
          <w:marBottom w:val="0"/>
          <w:divBdr>
            <w:top w:val="none" w:sz="0" w:space="0" w:color="auto"/>
            <w:left w:val="none" w:sz="0" w:space="0" w:color="auto"/>
            <w:bottom w:val="none" w:sz="0" w:space="0" w:color="auto"/>
            <w:right w:val="none" w:sz="0" w:space="0" w:color="auto"/>
          </w:divBdr>
        </w:div>
        <w:div w:id="1398817196">
          <w:marLeft w:val="547"/>
          <w:marRight w:val="0"/>
          <w:marTop w:val="144"/>
          <w:marBottom w:val="0"/>
          <w:divBdr>
            <w:top w:val="none" w:sz="0" w:space="0" w:color="auto"/>
            <w:left w:val="none" w:sz="0" w:space="0" w:color="auto"/>
            <w:bottom w:val="none" w:sz="0" w:space="0" w:color="auto"/>
            <w:right w:val="none" w:sz="0" w:space="0" w:color="auto"/>
          </w:divBdr>
        </w:div>
        <w:div w:id="1772358195">
          <w:marLeft w:val="547"/>
          <w:marRight w:val="0"/>
          <w:marTop w:val="144"/>
          <w:marBottom w:val="0"/>
          <w:divBdr>
            <w:top w:val="none" w:sz="0" w:space="0" w:color="auto"/>
            <w:left w:val="none" w:sz="0" w:space="0" w:color="auto"/>
            <w:bottom w:val="none" w:sz="0" w:space="0" w:color="auto"/>
            <w:right w:val="none" w:sz="0" w:space="0" w:color="auto"/>
          </w:divBdr>
        </w:div>
        <w:div w:id="1959145263">
          <w:marLeft w:val="547"/>
          <w:marRight w:val="0"/>
          <w:marTop w:val="144"/>
          <w:marBottom w:val="0"/>
          <w:divBdr>
            <w:top w:val="none" w:sz="0" w:space="0" w:color="auto"/>
            <w:left w:val="none" w:sz="0" w:space="0" w:color="auto"/>
            <w:bottom w:val="none" w:sz="0" w:space="0" w:color="auto"/>
            <w:right w:val="none" w:sz="0" w:space="0" w:color="auto"/>
          </w:divBdr>
        </w:div>
        <w:div w:id="1081683321">
          <w:marLeft w:val="547"/>
          <w:marRight w:val="0"/>
          <w:marTop w:val="144"/>
          <w:marBottom w:val="0"/>
          <w:divBdr>
            <w:top w:val="none" w:sz="0" w:space="0" w:color="auto"/>
            <w:left w:val="none" w:sz="0" w:space="0" w:color="auto"/>
            <w:bottom w:val="none" w:sz="0" w:space="0" w:color="auto"/>
            <w:right w:val="none" w:sz="0" w:space="0" w:color="auto"/>
          </w:divBdr>
        </w:div>
      </w:divsChild>
    </w:div>
    <w:div w:id="640186890">
      <w:bodyDiv w:val="1"/>
      <w:marLeft w:val="0"/>
      <w:marRight w:val="0"/>
      <w:marTop w:val="0"/>
      <w:marBottom w:val="0"/>
      <w:divBdr>
        <w:top w:val="none" w:sz="0" w:space="0" w:color="auto"/>
        <w:left w:val="none" w:sz="0" w:space="0" w:color="auto"/>
        <w:bottom w:val="none" w:sz="0" w:space="0" w:color="auto"/>
        <w:right w:val="none" w:sz="0" w:space="0" w:color="auto"/>
      </w:divBdr>
    </w:div>
    <w:div w:id="744648172">
      <w:bodyDiv w:val="1"/>
      <w:marLeft w:val="0"/>
      <w:marRight w:val="0"/>
      <w:marTop w:val="0"/>
      <w:marBottom w:val="0"/>
      <w:divBdr>
        <w:top w:val="none" w:sz="0" w:space="0" w:color="auto"/>
        <w:left w:val="none" w:sz="0" w:space="0" w:color="auto"/>
        <w:bottom w:val="none" w:sz="0" w:space="0" w:color="auto"/>
        <w:right w:val="none" w:sz="0" w:space="0" w:color="auto"/>
      </w:divBdr>
    </w:div>
    <w:div w:id="821123025">
      <w:bodyDiv w:val="1"/>
      <w:marLeft w:val="0"/>
      <w:marRight w:val="0"/>
      <w:marTop w:val="0"/>
      <w:marBottom w:val="0"/>
      <w:divBdr>
        <w:top w:val="none" w:sz="0" w:space="0" w:color="auto"/>
        <w:left w:val="none" w:sz="0" w:space="0" w:color="auto"/>
        <w:bottom w:val="none" w:sz="0" w:space="0" w:color="auto"/>
        <w:right w:val="none" w:sz="0" w:space="0" w:color="auto"/>
      </w:divBdr>
    </w:div>
    <w:div w:id="872693095">
      <w:bodyDiv w:val="1"/>
      <w:marLeft w:val="0"/>
      <w:marRight w:val="0"/>
      <w:marTop w:val="0"/>
      <w:marBottom w:val="0"/>
      <w:divBdr>
        <w:top w:val="none" w:sz="0" w:space="0" w:color="auto"/>
        <w:left w:val="none" w:sz="0" w:space="0" w:color="auto"/>
        <w:bottom w:val="none" w:sz="0" w:space="0" w:color="auto"/>
        <w:right w:val="none" w:sz="0" w:space="0" w:color="auto"/>
      </w:divBdr>
    </w:div>
    <w:div w:id="873808076">
      <w:bodyDiv w:val="1"/>
      <w:marLeft w:val="0"/>
      <w:marRight w:val="0"/>
      <w:marTop w:val="0"/>
      <w:marBottom w:val="0"/>
      <w:divBdr>
        <w:top w:val="none" w:sz="0" w:space="0" w:color="auto"/>
        <w:left w:val="none" w:sz="0" w:space="0" w:color="auto"/>
        <w:bottom w:val="none" w:sz="0" w:space="0" w:color="auto"/>
        <w:right w:val="none" w:sz="0" w:space="0" w:color="auto"/>
      </w:divBdr>
    </w:div>
    <w:div w:id="874272696">
      <w:bodyDiv w:val="1"/>
      <w:marLeft w:val="0"/>
      <w:marRight w:val="0"/>
      <w:marTop w:val="0"/>
      <w:marBottom w:val="0"/>
      <w:divBdr>
        <w:top w:val="none" w:sz="0" w:space="0" w:color="auto"/>
        <w:left w:val="none" w:sz="0" w:space="0" w:color="auto"/>
        <w:bottom w:val="none" w:sz="0" w:space="0" w:color="auto"/>
        <w:right w:val="none" w:sz="0" w:space="0" w:color="auto"/>
      </w:divBdr>
    </w:div>
    <w:div w:id="948051065">
      <w:bodyDiv w:val="1"/>
      <w:marLeft w:val="0"/>
      <w:marRight w:val="0"/>
      <w:marTop w:val="0"/>
      <w:marBottom w:val="0"/>
      <w:divBdr>
        <w:top w:val="none" w:sz="0" w:space="0" w:color="auto"/>
        <w:left w:val="none" w:sz="0" w:space="0" w:color="auto"/>
        <w:bottom w:val="none" w:sz="0" w:space="0" w:color="auto"/>
        <w:right w:val="none" w:sz="0" w:space="0" w:color="auto"/>
      </w:divBdr>
    </w:div>
    <w:div w:id="1166241882">
      <w:bodyDiv w:val="1"/>
      <w:marLeft w:val="0"/>
      <w:marRight w:val="0"/>
      <w:marTop w:val="0"/>
      <w:marBottom w:val="0"/>
      <w:divBdr>
        <w:top w:val="none" w:sz="0" w:space="0" w:color="auto"/>
        <w:left w:val="none" w:sz="0" w:space="0" w:color="auto"/>
        <w:bottom w:val="none" w:sz="0" w:space="0" w:color="auto"/>
        <w:right w:val="none" w:sz="0" w:space="0" w:color="auto"/>
      </w:divBdr>
    </w:div>
    <w:div w:id="1211569907">
      <w:bodyDiv w:val="1"/>
      <w:marLeft w:val="0"/>
      <w:marRight w:val="0"/>
      <w:marTop w:val="0"/>
      <w:marBottom w:val="0"/>
      <w:divBdr>
        <w:top w:val="none" w:sz="0" w:space="0" w:color="auto"/>
        <w:left w:val="none" w:sz="0" w:space="0" w:color="auto"/>
        <w:bottom w:val="none" w:sz="0" w:space="0" w:color="auto"/>
        <w:right w:val="none" w:sz="0" w:space="0" w:color="auto"/>
      </w:divBdr>
    </w:div>
    <w:div w:id="1390113303">
      <w:bodyDiv w:val="1"/>
      <w:marLeft w:val="0"/>
      <w:marRight w:val="0"/>
      <w:marTop w:val="0"/>
      <w:marBottom w:val="0"/>
      <w:divBdr>
        <w:top w:val="none" w:sz="0" w:space="0" w:color="auto"/>
        <w:left w:val="none" w:sz="0" w:space="0" w:color="auto"/>
        <w:bottom w:val="none" w:sz="0" w:space="0" w:color="auto"/>
        <w:right w:val="none" w:sz="0" w:space="0" w:color="auto"/>
      </w:divBdr>
    </w:div>
    <w:div w:id="1513255198">
      <w:bodyDiv w:val="1"/>
      <w:marLeft w:val="0"/>
      <w:marRight w:val="0"/>
      <w:marTop w:val="0"/>
      <w:marBottom w:val="0"/>
      <w:divBdr>
        <w:top w:val="none" w:sz="0" w:space="0" w:color="auto"/>
        <w:left w:val="none" w:sz="0" w:space="0" w:color="auto"/>
        <w:bottom w:val="none" w:sz="0" w:space="0" w:color="auto"/>
        <w:right w:val="none" w:sz="0" w:space="0" w:color="auto"/>
      </w:divBdr>
    </w:div>
    <w:div w:id="1620062752">
      <w:bodyDiv w:val="1"/>
      <w:marLeft w:val="0"/>
      <w:marRight w:val="0"/>
      <w:marTop w:val="0"/>
      <w:marBottom w:val="0"/>
      <w:divBdr>
        <w:top w:val="none" w:sz="0" w:space="0" w:color="auto"/>
        <w:left w:val="none" w:sz="0" w:space="0" w:color="auto"/>
        <w:bottom w:val="none" w:sz="0" w:space="0" w:color="auto"/>
        <w:right w:val="none" w:sz="0" w:space="0" w:color="auto"/>
      </w:divBdr>
    </w:div>
    <w:div w:id="1650012938">
      <w:bodyDiv w:val="1"/>
      <w:marLeft w:val="0"/>
      <w:marRight w:val="0"/>
      <w:marTop w:val="0"/>
      <w:marBottom w:val="0"/>
      <w:divBdr>
        <w:top w:val="none" w:sz="0" w:space="0" w:color="auto"/>
        <w:left w:val="none" w:sz="0" w:space="0" w:color="auto"/>
        <w:bottom w:val="none" w:sz="0" w:space="0" w:color="auto"/>
        <w:right w:val="none" w:sz="0" w:space="0" w:color="auto"/>
      </w:divBdr>
    </w:div>
    <w:div w:id="1673484507">
      <w:bodyDiv w:val="1"/>
      <w:marLeft w:val="0"/>
      <w:marRight w:val="0"/>
      <w:marTop w:val="0"/>
      <w:marBottom w:val="0"/>
      <w:divBdr>
        <w:top w:val="none" w:sz="0" w:space="0" w:color="auto"/>
        <w:left w:val="none" w:sz="0" w:space="0" w:color="auto"/>
        <w:bottom w:val="none" w:sz="0" w:space="0" w:color="auto"/>
        <w:right w:val="none" w:sz="0" w:space="0" w:color="auto"/>
      </w:divBdr>
    </w:div>
    <w:div w:id="19464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mailto:Stefan.johansson@crmcompetence.s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www.salesscenario.com" TargetMode="External"/><Relationship Id="rId17" Type="http://schemas.openxmlformats.org/officeDocument/2006/relationships/image" Target="media/image5.png"/><Relationship Id="rId25" Type="http://schemas.openxmlformats.org/officeDocument/2006/relationships/hyperlink" Target="mailto:Rebecca.sebernby@crmcompetence.se"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lesscenario.com/"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C2D63658A7B2E4EBD3CAAF52CE6D744" ma:contentTypeVersion="3" ma:contentTypeDescription="Skapa ett nytt dokument." ma:contentTypeScope="" ma:versionID="b6162de72111ff6163006e7e68ccc1c2">
  <xsd:schema xmlns:xsd="http://www.w3.org/2001/XMLSchema" xmlns:xs="http://www.w3.org/2001/XMLSchema" xmlns:p="http://schemas.microsoft.com/office/2006/metadata/properties" xmlns:ns2="a8dd63dd-c297-43c8-9b95-0806f2076e7a" targetNamespace="http://schemas.microsoft.com/office/2006/metadata/properties" ma:root="true" ma:fieldsID="4ccdeef3bfe4d8d43940e6c7ad925dc5" ns2:_="">
    <xsd:import namespace="a8dd63dd-c297-43c8-9b95-0806f2076e7a"/>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dd63dd-c297-43c8-9b95-0806f2076e7a"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39118-7BF8-43F4-A53E-00A04B4454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dd63dd-c297-43c8-9b95-0806f2076e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47FD55-0B8F-47BD-822E-EC5D3627BF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BF173F-8DF5-47A7-BEB4-FBE93C378255}">
  <ds:schemaRefs>
    <ds:schemaRef ds:uri="http://schemas.microsoft.com/sharepoint/v3/contenttype/forms"/>
  </ds:schemaRefs>
</ds:datastoreItem>
</file>

<file path=customXml/itemProps4.xml><?xml version="1.0" encoding="utf-8"?>
<ds:datastoreItem xmlns:ds="http://schemas.openxmlformats.org/officeDocument/2006/customXml" ds:itemID="{7AFAE3E8-BE2C-4D64-9AD8-E4C7996D3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1261</Words>
  <Characters>6688</Characters>
  <Application>Microsoft Office Word</Application>
  <DocSecurity>0</DocSecurity>
  <Lines>55</Lines>
  <Paragraphs>15</Paragraphs>
  <ScaleCrop>false</ScaleCrop>
  <HeadingPairs>
    <vt:vector size="2" baseType="variant">
      <vt:variant>
        <vt:lpstr>Rubrik</vt:lpstr>
      </vt:variant>
      <vt:variant>
        <vt:i4>1</vt:i4>
      </vt:variant>
    </vt:vector>
  </HeadingPairs>
  <TitlesOfParts>
    <vt:vector size="1" baseType="lpstr">
      <vt:lpstr>Förslag</vt:lpstr>
    </vt:vector>
  </TitlesOfParts>
  <Company>Tacton Systems</Company>
  <LinksUpToDate>false</LinksUpToDate>
  <CharactersWithSpaces>7934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Förslag</dc:title>
  <dc:creator>Nickals Olsson</dc:creator>
  <cp:lastModifiedBy>Rebecca Sebernby</cp:lastModifiedBy>
  <cp:revision>4</cp:revision>
  <cp:lastPrinted>2015-09-30T12:07:00Z</cp:lastPrinted>
  <dcterms:created xsi:type="dcterms:W3CDTF">2016-01-20T08:45:00Z</dcterms:created>
  <dcterms:modified xsi:type="dcterms:W3CDTF">2016-01-20T08:48:00Z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0x0101007C2D63658A7B2E4EBD3CAAF52CE6D744</vt:lpwstr>
  </property>
</Properties>
</file>